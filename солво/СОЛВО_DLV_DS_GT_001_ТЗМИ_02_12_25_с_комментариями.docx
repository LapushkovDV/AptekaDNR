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971D9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_gjdgxs" w:colFirst="0" w:colLast="0"/>
      <w:bookmarkEnd w:id="0"/>
      <w:r>
        <w:rPr>
          <w:noProof/>
          <w:color w:val="000000"/>
        </w:rPr>
        <w:drawing>
          <wp:inline distT="0" distB="0" distL="114300" distR="114300" wp14:anchorId="05D6670B" wp14:editId="0D3BC320">
            <wp:extent cx="1241425" cy="301625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1425" cy="3016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</w:p>
    <w:p w14:paraId="6E200BBC" w14:textId="77777777" w:rsidR="006D3CBC" w:rsidRDefault="006D3CBC" w:rsidP="006D3CBC">
      <w:pPr>
        <w:spacing w:before="240" w:after="240"/>
        <w:jc w:val="left"/>
        <w:rPr>
          <w:b/>
        </w:rPr>
      </w:pPr>
      <w:r>
        <w:rPr>
          <w:b/>
        </w:rPr>
        <w:t>«УТВЕРЖДАЮ»</w:t>
      </w:r>
    </w:p>
    <w:tbl>
      <w:tblPr>
        <w:tblW w:w="9762" w:type="dxa"/>
        <w:tblLayout w:type="fixed"/>
        <w:tblLook w:val="04A0" w:firstRow="1" w:lastRow="0" w:firstColumn="1" w:lastColumn="0" w:noHBand="0" w:noVBand="1"/>
      </w:tblPr>
      <w:tblGrid>
        <w:gridCol w:w="2135"/>
        <w:gridCol w:w="7627"/>
      </w:tblGrid>
      <w:tr w:rsidR="006D3CBC" w14:paraId="0CBCFCFF" w14:textId="77777777" w:rsidTr="00112668">
        <w:trPr>
          <w:trHeight w:val="411"/>
        </w:trPr>
        <w:tc>
          <w:tcPr>
            <w:tcW w:w="2135" w:type="dxa"/>
          </w:tcPr>
          <w:p w14:paraId="5E6F2581" w14:textId="77777777" w:rsidR="006D3CBC" w:rsidRDefault="006D3CBC" w:rsidP="00112668">
            <w:pPr>
              <w:snapToGrid w:val="0"/>
              <w:spacing w:after="120"/>
            </w:pPr>
            <w:r>
              <w:t xml:space="preserve">Руководитель      </w:t>
            </w:r>
          </w:p>
        </w:tc>
        <w:tc>
          <w:tcPr>
            <w:tcW w:w="7627" w:type="dxa"/>
          </w:tcPr>
          <w:p w14:paraId="68FEA997" w14:textId="77777777" w:rsidR="006D3CBC" w:rsidRPr="00AC5392" w:rsidRDefault="006D3CBC" w:rsidP="00112668">
            <w:pPr>
              <w:snapToGrid w:val="0"/>
              <w:spacing w:after="120"/>
            </w:pPr>
            <w:r w:rsidRPr="00AC5392">
              <w:t xml:space="preserve">                                                                   </w:t>
            </w:r>
          </w:p>
        </w:tc>
      </w:tr>
      <w:tr w:rsidR="006D3CBC" w14:paraId="65E5295B" w14:textId="77777777" w:rsidTr="00112668">
        <w:trPr>
          <w:trHeight w:val="388"/>
        </w:trPr>
        <w:tc>
          <w:tcPr>
            <w:tcW w:w="2135" w:type="dxa"/>
          </w:tcPr>
          <w:p w14:paraId="49426EC5" w14:textId="77777777" w:rsidR="006D3CBC" w:rsidRDefault="006D3CBC" w:rsidP="00112668">
            <w:pPr>
              <w:snapToGrid w:val="0"/>
              <w:spacing w:after="120"/>
            </w:pPr>
            <w:r>
              <w:t>Личная подпись</w:t>
            </w:r>
          </w:p>
        </w:tc>
        <w:tc>
          <w:tcPr>
            <w:tcW w:w="7627" w:type="dxa"/>
          </w:tcPr>
          <w:p w14:paraId="14A054E2" w14:textId="77777777" w:rsidR="006D3CBC" w:rsidRDefault="006D3CBC" w:rsidP="00112668">
            <w:pPr>
              <w:snapToGrid w:val="0"/>
              <w:spacing w:after="120"/>
            </w:pPr>
            <w:r>
              <w:t xml:space="preserve">_______________ </w:t>
            </w:r>
            <w:r w:rsidRPr="0026654E">
              <w:t xml:space="preserve"> </w:t>
            </w:r>
          </w:p>
        </w:tc>
      </w:tr>
      <w:tr w:rsidR="006D3CBC" w14:paraId="6C30FD05" w14:textId="77777777" w:rsidTr="00112668">
        <w:trPr>
          <w:trHeight w:val="411"/>
        </w:trPr>
        <w:tc>
          <w:tcPr>
            <w:tcW w:w="2135" w:type="dxa"/>
          </w:tcPr>
          <w:p w14:paraId="23707E4C" w14:textId="77777777" w:rsidR="006D3CBC" w:rsidRDefault="006D3CBC" w:rsidP="00112668">
            <w:pPr>
              <w:snapToGrid w:val="0"/>
              <w:spacing w:after="120"/>
            </w:pPr>
            <w:r>
              <w:t>Печать</w:t>
            </w:r>
          </w:p>
        </w:tc>
        <w:tc>
          <w:tcPr>
            <w:tcW w:w="7627" w:type="dxa"/>
          </w:tcPr>
          <w:p w14:paraId="2DA9F537" w14:textId="77777777" w:rsidR="006D3CBC" w:rsidRDefault="006D3CBC" w:rsidP="00112668">
            <w:pPr>
              <w:snapToGrid w:val="0"/>
              <w:spacing w:after="120"/>
            </w:pPr>
          </w:p>
        </w:tc>
      </w:tr>
      <w:tr w:rsidR="006D3CBC" w14:paraId="54076C58" w14:textId="77777777" w:rsidTr="00112668">
        <w:trPr>
          <w:trHeight w:val="388"/>
        </w:trPr>
        <w:tc>
          <w:tcPr>
            <w:tcW w:w="2135" w:type="dxa"/>
          </w:tcPr>
          <w:p w14:paraId="2E6791F1" w14:textId="77777777" w:rsidR="006D3CBC" w:rsidRDefault="006D3CBC" w:rsidP="00112668">
            <w:pPr>
              <w:snapToGrid w:val="0"/>
              <w:spacing w:after="120"/>
            </w:pPr>
            <w:r>
              <w:t>Дата</w:t>
            </w:r>
          </w:p>
        </w:tc>
        <w:tc>
          <w:tcPr>
            <w:tcW w:w="7627" w:type="dxa"/>
          </w:tcPr>
          <w:p w14:paraId="56569E65" w14:textId="77777777" w:rsidR="006D3CBC" w:rsidRDefault="006D3CBC" w:rsidP="00112668">
            <w:pPr>
              <w:snapToGrid w:val="0"/>
              <w:spacing w:after="120"/>
            </w:pPr>
            <w:r>
              <w:t>«___» _________ 2025 г.</w:t>
            </w:r>
          </w:p>
        </w:tc>
      </w:tr>
    </w:tbl>
    <w:p w14:paraId="3BD45C23" w14:textId="77777777" w:rsidR="006D3CBC" w:rsidRDefault="006D3CBC" w:rsidP="006D3CBC">
      <w:pPr>
        <w:spacing w:before="240" w:after="240"/>
        <w:jc w:val="left"/>
        <w:rPr>
          <w:b/>
        </w:rPr>
      </w:pPr>
      <w:r>
        <w:rPr>
          <w:b/>
        </w:rPr>
        <w:t>«УТВЕРЖДАЮ»</w:t>
      </w:r>
    </w:p>
    <w:tbl>
      <w:tblPr>
        <w:tblW w:w="9730" w:type="dxa"/>
        <w:tblLayout w:type="fixed"/>
        <w:tblLook w:val="04A0" w:firstRow="1" w:lastRow="0" w:firstColumn="1" w:lastColumn="0" w:noHBand="0" w:noVBand="1"/>
      </w:tblPr>
      <w:tblGrid>
        <w:gridCol w:w="2128"/>
        <w:gridCol w:w="7602"/>
      </w:tblGrid>
      <w:tr w:rsidR="006D3CBC" w14:paraId="6C4EAD11" w14:textId="77777777" w:rsidTr="00112668">
        <w:trPr>
          <w:trHeight w:val="412"/>
        </w:trPr>
        <w:tc>
          <w:tcPr>
            <w:tcW w:w="2128" w:type="dxa"/>
          </w:tcPr>
          <w:p w14:paraId="5CDF8155" w14:textId="77777777" w:rsidR="006D3CBC" w:rsidRDefault="006D3CBC" w:rsidP="00112668">
            <w:pPr>
              <w:snapToGrid w:val="0"/>
              <w:spacing w:after="120"/>
            </w:pPr>
            <w:r>
              <w:t>Руководитель</w:t>
            </w:r>
          </w:p>
        </w:tc>
        <w:tc>
          <w:tcPr>
            <w:tcW w:w="7602" w:type="dxa"/>
          </w:tcPr>
          <w:p w14:paraId="057172D3" w14:textId="77777777" w:rsidR="006D3CBC" w:rsidRDefault="006D3CBC" w:rsidP="00112668">
            <w:pPr>
              <w:snapToGrid w:val="0"/>
              <w:spacing w:after="120"/>
            </w:pPr>
            <w:r>
              <w:t>Генеральный директор ООО «СОЛВО»</w:t>
            </w:r>
          </w:p>
        </w:tc>
      </w:tr>
      <w:tr w:rsidR="006D3CBC" w14:paraId="7AFB975B" w14:textId="77777777" w:rsidTr="00112668">
        <w:trPr>
          <w:trHeight w:val="412"/>
        </w:trPr>
        <w:tc>
          <w:tcPr>
            <w:tcW w:w="2128" w:type="dxa"/>
          </w:tcPr>
          <w:p w14:paraId="215249A8" w14:textId="77777777" w:rsidR="006D3CBC" w:rsidRDefault="006D3CBC" w:rsidP="00112668">
            <w:pPr>
              <w:snapToGrid w:val="0"/>
              <w:spacing w:after="120"/>
            </w:pPr>
            <w:r>
              <w:t>Личная подпись</w:t>
            </w:r>
          </w:p>
        </w:tc>
        <w:tc>
          <w:tcPr>
            <w:tcW w:w="7602" w:type="dxa"/>
          </w:tcPr>
          <w:p w14:paraId="6CE07BD5" w14:textId="77777777" w:rsidR="006D3CBC" w:rsidRDefault="006D3CBC" w:rsidP="00112668">
            <w:pPr>
              <w:snapToGrid w:val="0"/>
              <w:spacing w:after="120"/>
            </w:pPr>
            <w:r>
              <w:t>_______________ Е. А. Гребенщикова</w:t>
            </w:r>
          </w:p>
        </w:tc>
      </w:tr>
      <w:tr w:rsidR="006D3CBC" w14:paraId="24DC0FAA" w14:textId="77777777" w:rsidTr="00112668">
        <w:trPr>
          <w:trHeight w:val="412"/>
        </w:trPr>
        <w:tc>
          <w:tcPr>
            <w:tcW w:w="2128" w:type="dxa"/>
          </w:tcPr>
          <w:p w14:paraId="20EA7D5D" w14:textId="77777777" w:rsidR="006D3CBC" w:rsidRDefault="006D3CBC" w:rsidP="00112668">
            <w:pPr>
              <w:snapToGrid w:val="0"/>
              <w:spacing w:after="120"/>
            </w:pPr>
            <w:r>
              <w:t>Печать</w:t>
            </w:r>
          </w:p>
        </w:tc>
        <w:tc>
          <w:tcPr>
            <w:tcW w:w="7602" w:type="dxa"/>
          </w:tcPr>
          <w:p w14:paraId="5ED823A3" w14:textId="77777777" w:rsidR="006D3CBC" w:rsidRDefault="006D3CBC" w:rsidP="00112668">
            <w:pPr>
              <w:snapToGrid w:val="0"/>
              <w:spacing w:after="120"/>
            </w:pPr>
          </w:p>
        </w:tc>
      </w:tr>
      <w:tr w:rsidR="006D3CBC" w14:paraId="018BC187" w14:textId="77777777" w:rsidTr="00112668">
        <w:trPr>
          <w:trHeight w:val="436"/>
        </w:trPr>
        <w:tc>
          <w:tcPr>
            <w:tcW w:w="2128" w:type="dxa"/>
          </w:tcPr>
          <w:p w14:paraId="2951B25E" w14:textId="77777777" w:rsidR="006D3CBC" w:rsidRDefault="006D3CBC" w:rsidP="00112668">
            <w:pPr>
              <w:snapToGrid w:val="0"/>
              <w:spacing w:after="120"/>
            </w:pPr>
            <w:r>
              <w:t>Дата</w:t>
            </w:r>
          </w:p>
        </w:tc>
        <w:tc>
          <w:tcPr>
            <w:tcW w:w="7602" w:type="dxa"/>
          </w:tcPr>
          <w:p w14:paraId="3E34902C" w14:textId="77777777" w:rsidR="006D3CBC" w:rsidRDefault="006D3CBC" w:rsidP="00112668">
            <w:pPr>
              <w:snapToGrid w:val="0"/>
              <w:spacing w:after="120"/>
            </w:pPr>
            <w:r>
              <w:t>«___» _________ 2025 г.</w:t>
            </w:r>
          </w:p>
        </w:tc>
      </w:tr>
    </w:tbl>
    <w:p w14:paraId="40222588" w14:textId="77777777" w:rsidR="00400087" w:rsidRDefault="00400087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color w:val="000000"/>
          <w:sz w:val="44"/>
          <w:szCs w:val="44"/>
        </w:rPr>
      </w:pPr>
    </w:p>
    <w:p w14:paraId="6A52B9A0" w14:textId="074D6B83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4"/>
          <w:szCs w:val="44"/>
        </w:rPr>
      </w:pPr>
      <w:r>
        <w:rPr>
          <w:b/>
          <w:color w:val="000000"/>
          <w:sz w:val="44"/>
          <w:szCs w:val="44"/>
        </w:rPr>
        <w:t>ТЕХНИЧЕСКОЕ ЗАДАНИЕ НА МЕЖСИСТЕМНЫЙ ИНТЕРФЕЙС</w:t>
      </w:r>
    </w:p>
    <w:p w14:paraId="02A80C44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>
        <w:rPr>
          <w:color w:val="000000"/>
          <w:sz w:val="28"/>
          <w:szCs w:val="28"/>
          <w:u w:val="single"/>
        </w:rPr>
        <w:t>Системы Управления Складскими Комплексами</w:t>
      </w:r>
    </w:p>
    <w:p w14:paraId="03EB37B7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наименование вида АС</w:t>
      </w:r>
    </w:p>
    <w:p w14:paraId="71C524FF" w14:textId="7EE4E53C" w:rsidR="002F7D42" w:rsidRDefault="00E449BA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  <w:u w:val="single"/>
        </w:rPr>
      </w:pPr>
      <w:r w:rsidRPr="00E449BA">
        <w:rPr>
          <w:sz w:val="28"/>
          <w:szCs w:val="28"/>
          <w:u w:val="single"/>
        </w:rPr>
        <w:t>Складской комплекс ООО "ДЛ-В"</w:t>
      </w:r>
    </w:p>
    <w:p w14:paraId="33294057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наименование объекта автоматизации</w:t>
      </w:r>
    </w:p>
    <w:p w14:paraId="509621F2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D72BC70" w14:textId="77777777" w:rsidR="00400087" w:rsidRDefault="00400087" w:rsidP="00400087">
      <w:pPr>
        <w:jc w:val="left"/>
        <w:rPr>
          <w:b/>
        </w:rPr>
      </w:pPr>
    </w:p>
    <w:p w14:paraId="513F0800" w14:textId="79069AEF" w:rsidR="00400087" w:rsidRPr="0026654E" w:rsidRDefault="00400087" w:rsidP="00400087">
      <w:pPr>
        <w:jc w:val="left"/>
        <w:rPr>
          <w:b/>
        </w:rPr>
      </w:pPr>
      <w:r w:rsidRPr="0026654E">
        <w:rPr>
          <w:b/>
        </w:rPr>
        <w:t>Согласовано:</w:t>
      </w:r>
    </w:p>
    <w:p w14:paraId="7A22D409" w14:textId="0D6C79A5" w:rsidR="00400087" w:rsidRDefault="00AB1B41" w:rsidP="00400087">
      <w:pPr>
        <w:spacing w:after="0" w:line="360" w:lineRule="auto"/>
        <w:jc w:val="left"/>
      </w:pPr>
      <w:r>
        <w:t xml:space="preserve">Технический представитель </w:t>
      </w:r>
      <w:r w:rsidRPr="0068413C">
        <w:t>ООО «»</w:t>
      </w:r>
    </w:p>
    <w:p w14:paraId="252D4B57" w14:textId="77777777" w:rsidR="00400087" w:rsidRDefault="00400087" w:rsidP="00400087">
      <w:pPr>
        <w:spacing w:after="0" w:line="360" w:lineRule="auto"/>
        <w:jc w:val="left"/>
      </w:pPr>
      <w:r w:rsidRPr="0026654E">
        <w:t>Личная подпись</w:t>
      </w:r>
      <w:r w:rsidRPr="0026654E">
        <w:tab/>
        <w:t xml:space="preserve">_______________ </w:t>
      </w:r>
    </w:p>
    <w:p w14:paraId="55B01C00" w14:textId="77777777" w:rsidR="00400087" w:rsidRPr="0026654E" w:rsidRDefault="00400087" w:rsidP="00400087">
      <w:pPr>
        <w:spacing w:after="0" w:line="360" w:lineRule="auto"/>
        <w:jc w:val="left"/>
      </w:pPr>
    </w:p>
    <w:p w14:paraId="5BE03B7E" w14:textId="77777777" w:rsidR="00AB1B41" w:rsidRDefault="00AB1B41" w:rsidP="00AB1B41">
      <w:pPr>
        <w:spacing w:after="0" w:line="360" w:lineRule="auto"/>
        <w:jc w:val="left"/>
      </w:pPr>
      <w:r>
        <w:t xml:space="preserve">Руководитель проекта </w:t>
      </w:r>
      <w:r w:rsidRPr="00520E89">
        <w:t>ООО «СОЛВО»</w:t>
      </w:r>
    </w:p>
    <w:p w14:paraId="07F42FCA" w14:textId="77EE0F2B" w:rsidR="00400087" w:rsidRPr="00A40354" w:rsidRDefault="00400087" w:rsidP="00400087">
      <w:pPr>
        <w:spacing w:after="0" w:line="360" w:lineRule="auto"/>
        <w:jc w:val="left"/>
      </w:pPr>
      <w:r w:rsidRPr="0026654E">
        <w:t>Личная подпись</w:t>
      </w:r>
      <w:r w:rsidRPr="0026654E">
        <w:tab/>
        <w:t xml:space="preserve">_______________ </w:t>
      </w:r>
      <w:r w:rsidR="00E449BA" w:rsidRPr="00E449BA">
        <w:t>Д. В. Таржанов</w:t>
      </w:r>
    </w:p>
    <w:p w14:paraId="3DDA0664" w14:textId="77777777" w:rsidR="00400087" w:rsidRPr="0026654E" w:rsidRDefault="00400087" w:rsidP="00400087">
      <w:pPr>
        <w:spacing w:after="0" w:line="360" w:lineRule="auto"/>
        <w:jc w:val="left"/>
      </w:pPr>
    </w:p>
    <w:p w14:paraId="7033F208" w14:textId="77777777" w:rsidR="00400087" w:rsidRPr="0026654E" w:rsidRDefault="00400087" w:rsidP="00400087">
      <w:pPr>
        <w:spacing w:after="0" w:line="360" w:lineRule="auto"/>
        <w:jc w:val="left"/>
      </w:pPr>
      <w:r>
        <w:t>Системный аналитик ООО «СОЛВО»</w:t>
      </w:r>
    </w:p>
    <w:p w14:paraId="5467C642" w14:textId="4FFD1386" w:rsidR="002F7D42" w:rsidRDefault="00400087" w:rsidP="00400087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 w:rsidRPr="0026654E">
        <w:t>Личная подпись</w:t>
      </w:r>
      <w:r w:rsidRPr="0026654E">
        <w:tab/>
        <w:t>_______________</w:t>
      </w:r>
      <w:r>
        <w:t xml:space="preserve"> </w:t>
      </w:r>
      <w:r w:rsidR="00E449BA" w:rsidRPr="00E449BA">
        <w:t>Е.В. Стрельников</w:t>
      </w:r>
    </w:p>
    <w:p w14:paraId="2C2DC538" w14:textId="77777777" w:rsidR="002F7D42" w:rsidRDefault="006874F4" w:rsidP="00F96634">
      <w:pPr>
        <w:pStyle w:val="1"/>
        <w:keepLines w:val="0"/>
        <w:pageBreakBefore/>
        <w:suppressLineNumbers/>
        <w:spacing w:before="0" w:after="48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1" w:name="_Toc215488120"/>
      <w:r>
        <w:rPr>
          <w:rFonts w:ascii="Arial" w:eastAsia="Arial" w:hAnsi="Arial" w:cs="Arial"/>
          <w:color w:val="000000"/>
          <w:sz w:val="40"/>
          <w:szCs w:val="40"/>
        </w:rPr>
        <w:lastRenderedPageBreak/>
        <w:t>Контроль документа</w:t>
      </w:r>
      <w:bookmarkEnd w:id="1"/>
    </w:p>
    <w:p w14:paraId="72F3B6C1" w14:textId="77777777" w:rsidR="002F7D42" w:rsidRDefault="006874F4">
      <w:pPr>
        <w:keepNext/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Записи изменений</w:t>
      </w:r>
    </w:p>
    <w:tbl>
      <w:tblPr>
        <w:tblStyle w:val="49"/>
        <w:tblW w:w="953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307"/>
        <w:gridCol w:w="2558"/>
        <w:gridCol w:w="1260"/>
        <w:gridCol w:w="4409"/>
      </w:tblGrid>
      <w:tr w:rsidR="002F7D42" w14:paraId="63F2140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0AB6F9E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88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Дата</w:t>
            </w:r>
            <w:r>
              <w:rPr>
                <w:b/>
                <w:color w:val="000000"/>
              </w:rPr>
              <w:tab/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289E136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Автор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535BDD6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Версия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064A1A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Изменения</w:t>
            </w:r>
          </w:p>
        </w:tc>
      </w:tr>
      <w:tr w:rsidR="002F7D42" w14:paraId="21D18A1D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F6C17B" w14:textId="6A717D32" w:rsidR="002F7D42" w:rsidRPr="00AB1B41" w:rsidRDefault="00E449B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</w:rPr>
              <w:t>2</w:t>
            </w:r>
            <w:r w:rsidR="009403D8">
              <w:rPr>
                <w:color w:val="000000"/>
              </w:rPr>
              <w:t>4</w:t>
            </w:r>
            <w:r w:rsidR="00BF3757">
              <w:rPr>
                <w:color w:val="000000"/>
              </w:rPr>
              <w:t>.</w:t>
            </w:r>
            <w:r>
              <w:rPr>
                <w:color w:val="000000"/>
              </w:rPr>
              <w:t>11</w:t>
            </w:r>
            <w:r w:rsidR="00BF3757">
              <w:rPr>
                <w:color w:val="000000"/>
              </w:rPr>
              <w:t>.</w:t>
            </w:r>
            <w:r w:rsidR="00400087">
              <w:rPr>
                <w:color w:val="000000"/>
              </w:rPr>
              <w:t>2</w:t>
            </w:r>
            <w:r w:rsidR="00AB1B41">
              <w:rPr>
                <w:color w:val="000000"/>
                <w:lang w:val="en-US"/>
              </w:rPr>
              <w:t>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69785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Е. Стрельников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3A16E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0.1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8D03A5" w14:textId="77777777" w:rsidR="002F7D42" w:rsidRPr="00E16E95" w:rsidRDefault="00C402A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Начальная версия</w:t>
            </w:r>
          </w:p>
        </w:tc>
      </w:tr>
      <w:tr w:rsidR="00623841" w14:paraId="21EE66D8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AC44B6" w14:textId="1C04F790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01.12.2</w:t>
            </w:r>
            <w:r>
              <w:rPr>
                <w:color w:val="000000"/>
                <w:lang w:val="en-US"/>
              </w:rPr>
              <w:t>5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1D4F394" w14:textId="6D0469AD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Е. Стрельников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91392D" w14:textId="72652008" w:rsidR="00623841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1.0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4B46F8" w14:textId="1ACA808D" w:rsidR="00623841" w:rsidRPr="00E16E95" w:rsidRDefault="00623841" w:rsidP="006238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Версия для подписания</w:t>
            </w:r>
          </w:p>
        </w:tc>
      </w:tr>
      <w:tr w:rsidR="0085753B" w14:paraId="271A4531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EC42A3" w14:textId="4955028A" w:rsidR="0085753B" w:rsidRDefault="0085753B" w:rsidP="00A362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C53CB5" w14:textId="2EBAA4E7" w:rsidR="0085753B" w:rsidRDefault="0085753B" w:rsidP="00884C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6CF41" w14:textId="1A64F93F" w:rsidR="0085753B" w:rsidRDefault="0085753B" w:rsidP="00884C8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F936" w14:textId="110F7E17" w:rsidR="0085753B" w:rsidRPr="00E16E95" w:rsidRDefault="0085753B" w:rsidP="0085753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0017FC" w14:paraId="3B34B0F0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5DD2199" w14:textId="10767BB3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5EB847" w14:textId="69417D72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D089DB" w14:textId="473221A4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57F62" w14:textId="5D4F530E" w:rsidR="000017FC" w:rsidRDefault="000017F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27D18DC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74B4F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3009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F2AE0C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BE80A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53291A1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3872A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92E0A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C085A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38F6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D9CC738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09B484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5EFC6D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06BE9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CA43EE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38E77C5D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938D4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A0BAA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24B5C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DDCA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5A5BD583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39AD98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97A61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2CAE9D1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8B24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40FA52C0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1AE84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4D6532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302FF6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CF9DD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1F76272E" w14:textId="77777777" w:rsidR="002F7D42" w:rsidRDefault="006874F4">
      <w:pPr>
        <w:keepNext/>
        <w:pBdr>
          <w:top w:val="nil"/>
          <w:left w:val="nil"/>
          <w:bottom w:val="nil"/>
          <w:right w:val="nil"/>
          <w:between w:val="nil"/>
        </w:pBdr>
        <w:spacing w:before="280" w:after="100"/>
        <w:rPr>
          <w:rFonts w:ascii="Arial" w:eastAsia="Arial" w:hAnsi="Arial" w:cs="Arial"/>
          <w:b/>
          <w:color w:val="000000"/>
          <w:sz w:val="22"/>
          <w:szCs w:val="22"/>
        </w:rPr>
      </w:pPr>
      <w:r>
        <w:rPr>
          <w:rFonts w:ascii="Arial" w:eastAsia="Arial" w:hAnsi="Arial" w:cs="Arial"/>
          <w:b/>
          <w:color w:val="000000"/>
          <w:sz w:val="22"/>
          <w:szCs w:val="22"/>
        </w:rPr>
        <w:t>Проверил и утвердил</w:t>
      </w:r>
    </w:p>
    <w:tbl>
      <w:tblPr>
        <w:tblStyle w:val="48"/>
        <w:tblW w:w="9534" w:type="dxa"/>
        <w:tblInd w:w="18" w:type="dxa"/>
        <w:tblLayout w:type="fixed"/>
        <w:tblLook w:val="0000" w:firstRow="0" w:lastRow="0" w:firstColumn="0" w:lastColumn="0" w:noHBand="0" w:noVBand="0"/>
      </w:tblPr>
      <w:tblGrid>
        <w:gridCol w:w="1307"/>
        <w:gridCol w:w="2558"/>
        <w:gridCol w:w="1260"/>
        <w:gridCol w:w="4409"/>
      </w:tblGrid>
      <w:tr w:rsidR="002F7D42" w14:paraId="312909D4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12C9D06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Дата</w:t>
            </w: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34BC35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Автор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</w:tcBorders>
          </w:tcPr>
          <w:p w14:paraId="6C920A5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Версия</w:t>
            </w: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8" w:space="0" w:color="000000"/>
              <w:right w:val="single" w:sz="4" w:space="0" w:color="000000"/>
            </w:tcBorders>
          </w:tcPr>
          <w:p w14:paraId="39A2AF3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Комментарии</w:t>
            </w:r>
          </w:p>
        </w:tc>
      </w:tr>
      <w:tr w:rsidR="002F7D42" w14:paraId="44B3B6C9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E6AE7F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2331E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7FE2D0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D0207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557B8CC2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D781A9B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3A18121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5E39A25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D380A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2F7D42" w14:paraId="0AFF57A2" w14:textId="77777777"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FD3BFF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798B73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E7B7A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4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E869F" w14:textId="77777777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04463E96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5DBBADE" w14:textId="77777777" w:rsidR="002F7D42" w:rsidRDefault="006874F4" w:rsidP="00F96634">
      <w:pPr>
        <w:pStyle w:val="1"/>
        <w:keepLines w:val="0"/>
        <w:pageBreakBefore/>
        <w:suppressLineNumbers/>
        <w:spacing w:before="0" w:after="480"/>
        <w:rPr>
          <w:rFonts w:ascii="Arial" w:eastAsia="Arial" w:hAnsi="Arial" w:cs="Arial"/>
          <w:b w:val="0"/>
          <w:color w:val="000000"/>
          <w:sz w:val="40"/>
          <w:szCs w:val="40"/>
        </w:rPr>
        <w:sectPr w:rsidR="002F7D42" w:rsidSect="00193F34">
          <w:headerReference w:type="default" r:id="rId12"/>
          <w:footerReference w:type="default" r:id="rId13"/>
          <w:pgSz w:w="11906" w:h="16838"/>
          <w:pgMar w:top="1134" w:right="851" w:bottom="1134" w:left="1701" w:header="709" w:footer="709" w:gutter="0"/>
          <w:pgNumType w:start="1"/>
          <w:cols w:space="720"/>
          <w:titlePg/>
        </w:sectPr>
      </w:pPr>
      <w:bookmarkStart w:id="2" w:name="_Toc215488121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Оглавление</w:t>
      </w:r>
      <w:bookmarkEnd w:id="2"/>
    </w:p>
    <w:sdt>
      <w:sdtPr>
        <w:id w:val="643085146"/>
        <w:docPartObj>
          <w:docPartGallery w:val="Table of Contents"/>
          <w:docPartUnique/>
        </w:docPartObj>
      </w:sdtPr>
      <w:sdtEndPr/>
      <w:sdtContent>
        <w:p w14:paraId="4DDF1E04" w14:textId="65D1A82F" w:rsidR="00623841" w:rsidRDefault="006874F4">
          <w:pPr>
            <w:pStyle w:val="1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>
            <w:fldChar w:fldCharType="begin"/>
          </w:r>
          <w:r>
            <w:instrText xml:space="preserve"> TOC \h \u \z </w:instrText>
          </w:r>
          <w:r>
            <w:fldChar w:fldCharType="separate"/>
          </w:r>
          <w:hyperlink w:anchor="_Toc215488120" w:history="1">
            <w:r w:rsidR="00623841" w:rsidRPr="006A0EF5">
              <w:rPr>
                <w:rStyle w:val="aa"/>
                <w:rFonts w:ascii="Arial" w:eastAsia="Arial" w:hAnsi="Arial" w:cs="Arial"/>
                <w:noProof/>
              </w:rPr>
              <w:t>Контроль документа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38F4CC8" w14:textId="62448C06" w:rsidR="00623841" w:rsidRDefault="0072209F">
          <w:pPr>
            <w:pStyle w:val="1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1" w:history="1"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Оглавление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B815984" w14:textId="46ACF84F" w:rsidR="00623841" w:rsidRDefault="0072209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Общие сведения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C53F406" w14:textId="2FC46D10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3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1.1.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Введение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BC54034" w14:textId="7C47D872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4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1.2.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Используемые термины и сокращения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93CE34F" w14:textId="7143AF2E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1.2.1.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товарах и товарных группах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FE90E0F" w14:textId="545EE975" w:rsidR="00623841" w:rsidRDefault="0072209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Описание информационного обмена между системами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CD56C6" w14:textId="02851402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7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Общие принципы организации информационного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286D78E" w14:textId="2E76A0EF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8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Состав передаваемой информации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080C18" w14:textId="19F21D08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2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Синхронизация справочных данных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_Toc215488129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1C4E6B0" w14:textId="7FEFA3B9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товарах и товарных группах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9D2ABFA" w14:textId="26DD4D19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1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сериях (товарных партиях)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21C7EF3" w14:textId="0C2411A5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 контрагентах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A3EF4B0" w14:textId="5F05B713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Информация о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единицах измерения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C3DD78F" w14:textId="6EDECDD1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2.3.5.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Физические склады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B8357B4" w14:textId="024A14A0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2.3.6.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Типы документов приемки и отгрузки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8C84432" w14:textId="4F9211AF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6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2.3.6.1 Уведомление о поставке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5ED07A8" w14:textId="638A97AA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2.3.6.2 Приходные ордера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14B9B8A" w14:textId="64B3BFFA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8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2.3.6.3 Заказ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C9AB900" w14:textId="39D3B9DC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3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Приемка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_Toc215488139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6B813DD" w14:textId="0942EEEC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2.4.1.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Прием товара по документу-основанию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EDEB71D" w14:textId="122E6735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1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2.5.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Отгрузка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123A55C" w14:textId="0FD5270A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Обработка заказа на отгрузку клиенту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F8B7B63" w14:textId="446D6CF7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Изменение заказа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5094AF2" w14:textId="7FB9ED2B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2.5.3.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Отмена заказа из СУ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08D18C8" w14:textId="2E3FCD0A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2.6.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Смена владельца товара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FFC7597" w14:textId="03FB7BC1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6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2.7.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Текущие остатки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337FFE5" w14:textId="18B27AC7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7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2.8.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Пересчет марок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17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660A619" w14:textId="378E1B90" w:rsidR="00623841" w:rsidRDefault="0072209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8" w:history="1"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Программная реализация информационного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4D0BF84" w14:textId="713B938B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4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Правила обмена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_Toc215488149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74FD870" w14:textId="0CE7EDF8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0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Типы данных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19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D2EFDFB" w14:textId="29185D77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1" w:history="1">
            <w:r w:rsidR="00623841" w:rsidRPr="006A0EF5">
              <w:rPr>
                <w:rStyle w:val="aa"/>
                <w:rFonts w:ascii="Arial" w:eastAsia="Arial" w:hAnsi="Arial" w:cs="Arial"/>
                <w:noProof/>
              </w:rPr>
              <w:t>3.2.1.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Состав сообщения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ED24FFD" w14:textId="67CADBEF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3.2.2.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Кодировка и специальные символы в строковых полях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5537386" w14:textId="2808F340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3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3.3.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Авторизация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D83DAFC" w14:textId="0A1AA83F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3.3.1.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JWT-авторизация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674C066" w14:textId="0CD2ACE7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3.4.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Спецификация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805F481" w14:textId="05072EC0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3.4.1.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Аутентификация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781BE7A" w14:textId="6314FE99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3.4.1.1 POST auth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774F7FC" w14:textId="7D8BAD61" w:rsidR="00623841" w:rsidRDefault="0072209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8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Положительный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D5A31B8" w14:textId="29A9DE0C" w:rsidR="00623841" w:rsidRDefault="0072209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59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Отрицательный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_Toc215488159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832625F" w14:textId="06FA7A78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0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3.4.1.2 Использование токена JWT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FF49A2D" w14:textId="5FF9EE53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1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3.4.2.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Передача сообщения.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5CB64A6" w14:textId="50FE1ECF" w:rsidR="00623841" w:rsidRDefault="0072209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2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Положительный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6E105E7" w14:textId="475C2DDF" w:rsidR="00623841" w:rsidRDefault="0072209F">
          <w:pPr>
            <w:pStyle w:val="5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3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Отрицательный ответ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1AC4158" w14:textId="7DEABE97" w:rsidR="00623841" w:rsidRDefault="0072209F">
          <w:pPr>
            <w:pStyle w:val="1b"/>
            <w:tabs>
              <w:tab w:val="left" w:pos="60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4.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noProof/>
                <w:kern w:val="1"/>
              </w:rPr>
              <w:t>Информационное содержание пакетов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85378F4" w14:textId="7984B624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5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4.1.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Сообщения, поступающие из головной системы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553F404" w14:textId="39BA86FA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Обмен справочниками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0C53352" w14:textId="18090C8C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7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4.1.1.1 Справочник товаров &lt;sku&gt;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28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84E798C" w14:textId="34FA0DA4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8" w:history="1">
            <w:r w:rsidR="00623841" w:rsidRPr="006A0EF5">
              <w:rPr>
                <w:rStyle w:val="aa"/>
                <w:noProof/>
              </w:rPr>
              <w:t>4.1.1.2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Справочник групп товаров &lt;skuGroup&gt;, &lt;skuDepends&gt;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7599E8DE" w14:textId="1E2EF5E9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69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4.1.1.3 Справочник контрагентов &lt;client&gt;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_Toc215488169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33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C8773FA" w14:textId="7070ED13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0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4.1.1.4 Информация о единицах измерения &lt;measure&gt;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34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37903E0" w14:textId="23696514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1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4.1.1.5 Информация о сериях (товарных партиях) &lt;batch&gt;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496A236" w14:textId="76D17C55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Уведомление о поставке &lt;incoming&gt;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11D9B26F" w14:textId="05F55EF7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3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4.1.2.1 Получение информации об ожидаемых к приему ЛЕ и марок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38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679F045E" w14:textId="50410E29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4.1.3.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Согласование результатов приемки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&lt;incoming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Rec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41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A778541" w14:textId="352F6BB7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Заказ на отгрузку &lt;order&gt;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63FF92A" w14:textId="382900AE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4.1.5.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Задание на смену владельца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&lt;owner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hange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eq&gt;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46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4F467EF9" w14:textId="335A4A65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7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Запрос о складских остатках &lt;remains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eq&gt;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_Toc215488177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E81F191" w14:textId="3C11EF52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8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4.1.7.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Параметры пересчитанных ЛЕ (ответ на запрос) &lt;inventory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eport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heking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esult&gt;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_Toc215488178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48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A1D4315" w14:textId="060DC7B8" w:rsidR="00623841" w:rsidRDefault="0072209F">
          <w:pPr>
            <w:pStyle w:val="2b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79" w:history="1"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4.2.</w:t>
            </w:r>
            <w:r w:rsidR="00623841">
              <w:rPr>
                <w:rFonts w:asciiTheme="minorHAnsi" w:eastAsiaTheme="minorEastAsia" w:hAnsiTheme="minorHAnsi" w:cstheme="minorBidi"/>
                <w:noProof/>
                <w:sz w:val="22"/>
                <w:szCs w:val="22"/>
                <w:lang w:eastAsia="ru-RU"/>
              </w:rPr>
              <w:tab/>
            </w:r>
            <w:r w:rsidR="00623841" w:rsidRPr="006A0EF5">
              <w:rPr>
                <w:rStyle w:val="aa"/>
                <w:rFonts w:ascii="Arial" w:hAnsi="Arial" w:cs="Arial"/>
                <w:bCs/>
                <w:iCs/>
                <w:noProof/>
              </w:rPr>
              <w:t>Сообщения, поступающие из Системы управления складом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_Toc215488179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FA35CB1" w14:textId="3637B354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0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4.2.1.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Обмен справочниками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_Toc215488180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927A089" w14:textId="10449160" w:rsidR="00623841" w:rsidRDefault="0072209F">
          <w:pPr>
            <w:pStyle w:val="4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1" w:history="1">
            <w:r w:rsidR="00623841" w:rsidRPr="006A0EF5">
              <w:rPr>
                <w:rStyle w:val="aa"/>
                <w:rFonts w:ascii="Arial" w:hAnsi="Arial"/>
                <w:bCs/>
                <w:noProof/>
              </w:rPr>
              <w:t>4.2.1.1 Информация о сериях товара &lt;</w:t>
            </w:r>
            <w:r w:rsidR="00623841" w:rsidRPr="006A0EF5">
              <w:rPr>
                <w:rStyle w:val="aa"/>
                <w:noProof/>
                <w:lang w:val="en-US"/>
              </w:rPr>
              <w:t>batch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>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_Toc215488181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0465E04" w14:textId="6133572A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2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4.2.2.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приемки &lt;incoming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tatus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hanged&gt;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_Toc215488182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3691ACC6" w14:textId="24FC577E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3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4.2.3.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отгрузки &lt;orderStatusChanged&gt;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_Toc215488183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55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D9E024C" w14:textId="00AF4F72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4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4.2.4.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Результаты 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обработки 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задания 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ГС 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на смену владельца &lt;owner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C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hange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en-US"/>
              </w:rPr>
              <w:t>R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>esult&gt;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_Toc215488184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59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01CAD356" w14:textId="60C79A41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5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</w:rPr>
              <w:t>4.2.5.</w:t>
            </w:r>
            <w:r w:rsidR="00623841" w:rsidRPr="006A0EF5">
              <w:rPr>
                <w:rStyle w:val="aa"/>
                <w:rFonts w:ascii="Arial" w:hAnsi="Arial"/>
                <w:bCs/>
                <w:noProof/>
              </w:rPr>
              <w:t xml:space="preserve"> Остатки товаров на складе (ответ на запрос) &lt;remains&gt;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_Toc215488185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60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5D1A46C8" w14:textId="7B939519" w:rsidR="00623841" w:rsidRDefault="0072209F">
          <w:pPr>
            <w:pStyle w:val="3b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15488186" w:history="1">
            <w:r w:rsidR="00623841" w:rsidRPr="006A0EF5">
              <w:rPr>
                <w:rStyle w:val="aa"/>
                <w:rFonts w:ascii="Arial" w:eastAsia="Arial" w:hAnsi="Arial" w:cs="Arial"/>
                <w:bCs/>
                <w:noProof/>
                <w:lang w:val="x-none"/>
              </w:rPr>
              <w:t>4.2.6.</w:t>
            </w:r>
            <w:r w:rsidR="00623841" w:rsidRPr="006A0EF5">
              <w:rPr>
                <w:rStyle w:val="aa"/>
                <w:rFonts w:ascii="Arial" w:hAnsi="Arial"/>
                <w:bCs/>
                <w:noProof/>
                <w:lang w:val="x-none"/>
              </w:rPr>
              <w:t xml:space="preserve"> Запрос параметров пересчитанных ЛЕ &lt;inventory_report&gt;</w:t>
            </w:r>
            <w:r w:rsidR="00623841">
              <w:rPr>
                <w:noProof/>
                <w:webHidden/>
              </w:rPr>
              <w:tab/>
            </w:r>
            <w:r w:rsidR="00623841">
              <w:rPr>
                <w:noProof/>
                <w:webHidden/>
              </w:rPr>
              <w:fldChar w:fldCharType="begin"/>
            </w:r>
            <w:r w:rsidR="00623841">
              <w:rPr>
                <w:noProof/>
                <w:webHidden/>
              </w:rPr>
              <w:instrText xml:space="preserve"> PAGEREF _Toc215488186 \h </w:instrText>
            </w:r>
            <w:r w:rsidR="00623841">
              <w:rPr>
                <w:noProof/>
                <w:webHidden/>
              </w:rPr>
            </w:r>
            <w:r w:rsidR="00623841">
              <w:rPr>
                <w:noProof/>
                <w:webHidden/>
              </w:rPr>
              <w:fldChar w:fldCharType="separate"/>
            </w:r>
            <w:r w:rsidR="00623841">
              <w:rPr>
                <w:noProof/>
                <w:webHidden/>
              </w:rPr>
              <w:t>62</w:t>
            </w:r>
            <w:r w:rsidR="00623841">
              <w:rPr>
                <w:noProof/>
                <w:webHidden/>
              </w:rPr>
              <w:fldChar w:fldCharType="end"/>
            </w:r>
          </w:hyperlink>
        </w:p>
        <w:p w14:paraId="2776265D" w14:textId="541A5DDE" w:rsidR="002F7D42" w:rsidRDefault="006874F4">
          <w:pPr>
            <w:pBdr>
              <w:top w:val="nil"/>
              <w:left w:val="nil"/>
              <w:bottom w:val="nil"/>
              <w:right w:val="nil"/>
              <w:between w:val="nil"/>
            </w:pBdr>
            <w:spacing w:before="40"/>
            <w:ind w:left="658" w:hanging="658"/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fldChar w:fldCharType="end"/>
          </w:r>
        </w:p>
      </w:sdtContent>
    </w:sdt>
    <w:p w14:paraId="7AAA9094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tabs>
          <w:tab w:val="right" w:pos="9354"/>
        </w:tabs>
        <w:spacing w:before="60"/>
        <w:ind w:left="442" w:hanging="442"/>
        <w:rPr>
          <w:i/>
          <w:color w:val="000000"/>
        </w:rPr>
        <w:sectPr w:rsidR="002F7D42" w:rsidSect="00193F34">
          <w:type w:val="continuous"/>
          <w:pgSz w:w="11906" w:h="16838"/>
          <w:pgMar w:top="1134" w:right="851" w:bottom="1134" w:left="1701" w:header="709" w:footer="709" w:gutter="0"/>
          <w:cols w:space="720"/>
        </w:sectPr>
      </w:pPr>
    </w:p>
    <w:p w14:paraId="7C7972F3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60"/>
        <w:ind w:left="442" w:hanging="442"/>
        <w:rPr>
          <w:i/>
          <w:color w:val="000000"/>
        </w:rPr>
      </w:pPr>
    </w:p>
    <w:p w14:paraId="5A3BD7C6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3" w:name="_Toc215488122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Общие сведения</w:t>
      </w:r>
      <w:bookmarkEnd w:id="3"/>
    </w:p>
    <w:p w14:paraId="44D1BEBD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4" w:name="_Toc215488123"/>
      <w:r w:rsidRPr="00F96634">
        <w:rPr>
          <w:rFonts w:ascii="Arial" w:hAnsi="Arial" w:cs="Arial"/>
          <w:bCs/>
          <w:iCs/>
          <w:szCs w:val="28"/>
        </w:rPr>
        <w:t>Введение</w:t>
      </w:r>
      <w:bookmarkEnd w:id="4"/>
    </w:p>
    <w:p w14:paraId="3D8F438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Работа складской системы, как правило, тесно взаимосвязана с работой учетных систем управления предприятием. Информация о товарах, контрагентах, заказах, поставках и т.д. создаётся, хранится и изменяется в системе управления предприятием, из которой система управления складским комплексом получает часть информации, необходимую ей для работы. В процессе работы складская система так же создаёт и изменяет информацию, которая, в свою очередь, должна быть передана в учетную систему предприятия. </w:t>
      </w:r>
    </w:p>
    <w:p w14:paraId="3C1DACD1" w14:textId="4D2D3874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С целью обеспечения информационного обмена между системами проектируется и внедряется интерфейс взаимодействия Головной системы управления предприятием и Системы управления складом (WMS).</w:t>
      </w:r>
    </w:p>
    <w:p w14:paraId="597B988E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5" w:name="_Toc215488124"/>
      <w:r w:rsidRPr="00F96634">
        <w:rPr>
          <w:rFonts w:ascii="Arial" w:hAnsi="Arial" w:cs="Arial"/>
          <w:bCs/>
          <w:iCs/>
          <w:szCs w:val="28"/>
        </w:rPr>
        <w:t>Используемые термины и сокращения</w:t>
      </w:r>
      <w:bookmarkEnd w:id="5"/>
    </w:p>
    <w:p w14:paraId="75985620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tbl>
      <w:tblPr>
        <w:tblStyle w:val="47"/>
        <w:tblW w:w="929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3180"/>
        <w:gridCol w:w="6119"/>
      </w:tblGrid>
      <w:tr w:rsidR="002F7D42" w14:paraId="67C3199F" w14:textId="77777777">
        <w:tc>
          <w:tcPr>
            <w:tcW w:w="3180" w:type="dxa"/>
          </w:tcPr>
          <w:p w14:paraId="702D01F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Головная система (ГС)</w:t>
            </w:r>
          </w:p>
        </w:tc>
        <w:tc>
          <w:tcPr>
            <w:tcW w:w="6119" w:type="dxa"/>
          </w:tcPr>
          <w:p w14:paraId="09B1096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Автоматизированная система управления предприятием, с помощью которой ведется учет товаров.</w:t>
            </w:r>
          </w:p>
        </w:tc>
      </w:tr>
      <w:tr w:rsidR="002F7D42" w14:paraId="2AFA4C09" w14:textId="77777777">
        <w:tc>
          <w:tcPr>
            <w:tcW w:w="3180" w:type="dxa"/>
          </w:tcPr>
          <w:p w14:paraId="42BADB1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880"/>
              </w:tabs>
              <w:rPr>
                <w:color w:val="000000"/>
              </w:rPr>
            </w:pPr>
            <w:r>
              <w:rPr>
                <w:b/>
                <w:color w:val="000000"/>
              </w:rPr>
              <w:t>Система управления (СУ)</w:t>
            </w:r>
          </w:p>
        </w:tc>
        <w:tc>
          <w:tcPr>
            <w:tcW w:w="6119" w:type="dxa"/>
          </w:tcPr>
          <w:p w14:paraId="1574555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Система управления складским комплексом WMS.</w:t>
            </w:r>
          </w:p>
        </w:tc>
      </w:tr>
      <w:tr w:rsidR="002F7D42" w14:paraId="2476ABFC" w14:textId="77777777">
        <w:tc>
          <w:tcPr>
            <w:tcW w:w="3180" w:type="dxa"/>
          </w:tcPr>
          <w:p w14:paraId="5F43CAE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Шлюз</w:t>
            </w:r>
          </w:p>
        </w:tc>
        <w:tc>
          <w:tcPr>
            <w:tcW w:w="6119" w:type="dxa"/>
          </w:tcPr>
          <w:p w14:paraId="46CC3E1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Специализированная программная компонента, выполняющая функции по обмену информацией между ГС и СУ.</w:t>
            </w:r>
          </w:p>
        </w:tc>
      </w:tr>
      <w:tr w:rsidR="002F7D42" w14:paraId="65E49F3D" w14:textId="77777777">
        <w:tc>
          <w:tcPr>
            <w:tcW w:w="3180" w:type="dxa"/>
          </w:tcPr>
          <w:p w14:paraId="77B09BC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Входные данные</w:t>
            </w:r>
          </w:p>
        </w:tc>
        <w:tc>
          <w:tcPr>
            <w:tcW w:w="6119" w:type="dxa"/>
          </w:tcPr>
          <w:p w14:paraId="4D558BE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Информация, созданная ГС для СУ</w:t>
            </w:r>
          </w:p>
        </w:tc>
      </w:tr>
      <w:tr w:rsidR="002F7D42" w14:paraId="2225B08F" w14:textId="77777777">
        <w:tc>
          <w:tcPr>
            <w:tcW w:w="3180" w:type="dxa"/>
          </w:tcPr>
          <w:p w14:paraId="0EBDD93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Выходные данные</w:t>
            </w:r>
          </w:p>
        </w:tc>
        <w:tc>
          <w:tcPr>
            <w:tcW w:w="6119" w:type="dxa"/>
          </w:tcPr>
          <w:p w14:paraId="244264E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Информация, созданная СУ для ГС</w:t>
            </w:r>
          </w:p>
        </w:tc>
      </w:tr>
      <w:tr w:rsidR="002F7D42" w14:paraId="63CA0CC8" w14:textId="77777777">
        <w:tc>
          <w:tcPr>
            <w:tcW w:w="3180" w:type="dxa"/>
          </w:tcPr>
          <w:p w14:paraId="1AF3321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Импорт</w:t>
            </w:r>
          </w:p>
        </w:tc>
        <w:tc>
          <w:tcPr>
            <w:tcW w:w="6119" w:type="dxa"/>
          </w:tcPr>
          <w:p w14:paraId="7ED59BE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Процесс передачи входных данных из ГС в СУ</w:t>
            </w:r>
          </w:p>
        </w:tc>
      </w:tr>
      <w:tr w:rsidR="002F7D42" w14:paraId="12B58004" w14:textId="77777777">
        <w:tc>
          <w:tcPr>
            <w:tcW w:w="3180" w:type="dxa"/>
          </w:tcPr>
          <w:p w14:paraId="5959533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Экспорт</w:t>
            </w:r>
          </w:p>
        </w:tc>
        <w:tc>
          <w:tcPr>
            <w:tcW w:w="6119" w:type="dxa"/>
          </w:tcPr>
          <w:p w14:paraId="52DA107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Процесс передачи выходных данных из СУ в ГС</w:t>
            </w:r>
          </w:p>
        </w:tc>
      </w:tr>
      <w:tr w:rsidR="002F7D42" w14:paraId="001F54BD" w14:textId="77777777">
        <w:tc>
          <w:tcPr>
            <w:tcW w:w="3180" w:type="dxa"/>
          </w:tcPr>
          <w:p w14:paraId="57FCDF6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Событие</w:t>
            </w:r>
          </w:p>
        </w:tc>
        <w:tc>
          <w:tcPr>
            <w:tcW w:w="6119" w:type="dxa"/>
          </w:tcPr>
          <w:p w14:paraId="1B14983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Изменение состояния системы, возникающее в момент создания входных или выходных данных</w:t>
            </w:r>
          </w:p>
        </w:tc>
      </w:tr>
    </w:tbl>
    <w:p w14:paraId="5E4E8648" w14:textId="1B1D0048" w:rsidR="002B0D7A" w:rsidRDefault="002B0D7A" w:rsidP="00485572">
      <w:p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</w:p>
    <w:p w14:paraId="761B2B25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jc w:val="left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6" w:name="_Toc215488126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Описание информационного обмена между системами</w:t>
      </w:r>
      <w:bookmarkEnd w:id="6"/>
    </w:p>
    <w:p w14:paraId="0B53119F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jc w:val="left"/>
        <w:rPr>
          <w:rFonts w:ascii="Arial" w:hAnsi="Arial" w:cs="Arial"/>
          <w:bCs/>
          <w:iCs/>
          <w:szCs w:val="28"/>
        </w:rPr>
      </w:pPr>
      <w:bookmarkStart w:id="7" w:name="_Toc215488127"/>
      <w:r w:rsidRPr="00F96634">
        <w:rPr>
          <w:rFonts w:ascii="Arial" w:hAnsi="Arial" w:cs="Arial"/>
          <w:bCs/>
          <w:iCs/>
          <w:szCs w:val="28"/>
        </w:rPr>
        <w:t>Общие принципы организации информационного обмена</w:t>
      </w:r>
      <w:bookmarkEnd w:id="7"/>
      <w:r w:rsidRPr="00F96634">
        <w:rPr>
          <w:rFonts w:ascii="Arial" w:hAnsi="Arial" w:cs="Arial"/>
          <w:bCs/>
          <w:iCs/>
          <w:szCs w:val="28"/>
        </w:rPr>
        <w:t xml:space="preserve"> </w:t>
      </w:r>
    </w:p>
    <w:p w14:paraId="0CD7B8E3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Взаимодействие Системы управления (СУ) и Головной системы (ГС) обеспечивается путем выполнения взаимного обмена специальными информационными сообщениями. Обмен сообщениями производится с помощью специальной программы – шлюза.</w:t>
      </w:r>
    </w:p>
    <w:p w14:paraId="4ADC91D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Шлюз состоит из двух частей: </w:t>
      </w:r>
    </w:p>
    <w:p w14:paraId="0AD2BEFE" w14:textId="77777777" w:rsidR="002F7D42" w:rsidRDefault="006874F4" w:rsidP="00054F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1281" w:hanging="357"/>
        <w:rPr>
          <w:color w:val="000000"/>
        </w:rPr>
      </w:pPr>
      <w:r>
        <w:rPr>
          <w:color w:val="000000"/>
        </w:rPr>
        <w:t>шлюза СУ (разрабатывается Исполнителем),</w:t>
      </w:r>
    </w:p>
    <w:p w14:paraId="51F5D55D" w14:textId="77777777" w:rsidR="002F7D42" w:rsidRDefault="006874F4" w:rsidP="00054F1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40"/>
        <w:ind w:left="1281" w:hanging="357"/>
        <w:rPr>
          <w:color w:val="000000"/>
        </w:rPr>
      </w:pPr>
      <w:r>
        <w:rPr>
          <w:color w:val="000000"/>
        </w:rPr>
        <w:t>шлюза ГС (разрабатывается Заказчиком).</w:t>
      </w:r>
    </w:p>
    <w:p w14:paraId="5F07286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Функции шлюза СУ:</w:t>
      </w:r>
    </w:p>
    <w:p w14:paraId="30A4D1AE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сообщений от шлюза ГС (сформированных в соответствии с описанием интерфейса);</w:t>
      </w:r>
    </w:p>
    <w:p w14:paraId="3E0CBBC8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проверка поступившей информации;</w:t>
      </w:r>
    </w:p>
    <w:p w14:paraId="098CAAA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запись поступивших данных в базу данных СУ;</w:t>
      </w:r>
    </w:p>
    <w:p w14:paraId="747B3E40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посылка информационных и/или управляющих сообщений другим компонентам СУ;</w:t>
      </w:r>
    </w:p>
    <w:p w14:paraId="371013F0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информационных и/или управляющих сообщений от других компонентов СУ;</w:t>
      </w:r>
    </w:p>
    <w:p w14:paraId="7ED9AD3C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формирование и передача сообщений в шлюз ГС (в соответствии с описанием интерфейса);</w:t>
      </w:r>
    </w:p>
    <w:p w14:paraId="7FD7C8D6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формирование сообщений об ошибках в случаях их возникновения при передаче сообщений или при обнаружении несоответствия формата сообщений определенному в описании интерфейса;</w:t>
      </w:r>
    </w:p>
    <w:p w14:paraId="1440A544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архивирование принятых / переданных пакетов.</w:t>
      </w:r>
    </w:p>
    <w:p w14:paraId="0F10EE5C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lastRenderedPageBreak/>
        <w:t>Функции шлюза ГС:</w:t>
      </w:r>
    </w:p>
    <w:p w14:paraId="1794EBEF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контроль изменения определенных данных в ГС, формирование сообщений и их передача в шлюз СУ; </w:t>
      </w:r>
    </w:p>
    <w:p w14:paraId="472BDF41" w14:textId="7053DF81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прием сообщений от шлюза СУ, анализ поступившей информации и модификация необходимых данных в ГС</w:t>
      </w:r>
      <w:r w:rsidR="00AD7EB3">
        <w:rPr>
          <w:color w:val="000000"/>
        </w:rPr>
        <w:t xml:space="preserve"> (например, создание и проведение документов приходный и расходный ордер)</w:t>
      </w:r>
      <w:r>
        <w:rPr>
          <w:color w:val="000000"/>
        </w:rPr>
        <w:t>.</w:t>
      </w:r>
    </w:p>
    <w:p w14:paraId="792099A0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8" w:name="_Toc215488128"/>
      <w:r w:rsidRPr="00F96634">
        <w:rPr>
          <w:rFonts w:ascii="Arial" w:hAnsi="Arial" w:cs="Arial"/>
          <w:bCs/>
          <w:iCs/>
          <w:szCs w:val="28"/>
        </w:rPr>
        <w:t>Состав передаваемой информации</w:t>
      </w:r>
      <w:bookmarkEnd w:id="8"/>
    </w:p>
    <w:p w14:paraId="72B2873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Состав передаваемой между системами информации определяется событиями, возникающими в ходе обработки документов в ГС и событиями, регистрируемыми СУ во время работы склада. Виды информации, которые передаются между системами:</w:t>
      </w:r>
    </w:p>
    <w:p w14:paraId="45FAE93B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синхронизация справочной информации между ГС и СУ,</w:t>
      </w:r>
    </w:p>
    <w:p w14:paraId="45D24D9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передача из ГС заданий складской системе, </w:t>
      </w:r>
    </w:p>
    <w:p w14:paraId="2FF71C1B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 xml:space="preserve">отчеты СУ перед ГС о текущем состоянии и результатах выполнения заданий, </w:t>
      </w:r>
    </w:p>
    <w:p w14:paraId="35FDFC85" w14:textId="7777777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отчеты СУ о работах, проведенных по инициативе складского комплекса,</w:t>
      </w:r>
    </w:p>
    <w:p w14:paraId="6BCD4372" w14:textId="29B9B6E7" w:rsidR="002F7D42" w:rsidRDefault="006874F4" w:rsidP="00054F1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 w:hanging="425"/>
        <w:rPr>
          <w:color w:val="000000"/>
        </w:rPr>
      </w:pPr>
      <w:r>
        <w:rPr>
          <w:color w:val="000000"/>
        </w:rPr>
        <w:t>отчеты СУ о зарегистрированных изменениях в количественном и качественном состоянии хранимых товаров, не связанных с выполнением заданий.</w:t>
      </w:r>
    </w:p>
    <w:p w14:paraId="54AA7862" w14:textId="77777777" w:rsidR="00AB1B41" w:rsidRDefault="00AB1B41" w:rsidP="00AB1B41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before="60"/>
        <w:ind w:left="1134"/>
        <w:rPr>
          <w:color w:val="000000"/>
        </w:rPr>
      </w:pPr>
    </w:p>
    <w:p w14:paraId="3CA1510B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9" w:name="_Toc215488129"/>
      <w:r w:rsidRPr="00F96634">
        <w:rPr>
          <w:rFonts w:ascii="Arial" w:hAnsi="Arial" w:cs="Arial"/>
          <w:bCs/>
          <w:iCs/>
          <w:szCs w:val="28"/>
        </w:rPr>
        <w:t>Синхронизация справочных данных</w:t>
      </w:r>
      <w:bookmarkEnd w:id="9"/>
    </w:p>
    <w:p w14:paraId="38566976" w14:textId="77777777" w:rsidR="00705260" w:rsidRPr="00F96634" w:rsidRDefault="00705260" w:rsidP="00705260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0" w:name="_17dp8vu" w:colFirst="0" w:colLast="0"/>
      <w:bookmarkStart w:id="11" w:name="_Toc191566022"/>
      <w:bookmarkStart w:id="12" w:name="_Toc215488130"/>
      <w:bookmarkEnd w:id="10"/>
      <w:commentRangeStart w:id="13"/>
      <w:commentRangeStart w:id="14"/>
      <w:r w:rsidRPr="00F96634">
        <w:rPr>
          <w:rFonts w:ascii="Arial" w:hAnsi="Arial"/>
          <w:bCs/>
          <w:sz w:val="32"/>
          <w:szCs w:val="32"/>
          <w:lang w:val="x-none"/>
        </w:rPr>
        <w:t>Информация о товарах и товарных группах</w:t>
      </w:r>
      <w:bookmarkEnd w:id="11"/>
      <w:bookmarkEnd w:id="12"/>
    </w:p>
    <w:p w14:paraId="6618AFA7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 ГС ведется список основных товарных групп и справочник товаров.</w:t>
      </w:r>
    </w:p>
    <w:p w14:paraId="0DA55226" w14:textId="51A58676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В </w:t>
      </w:r>
      <w:r w:rsidRPr="00677F4B">
        <w:t xml:space="preserve">данном проекте принимается </w:t>
      </w:r>
      <w:r>
        <w:rPr>
          <w:color w:val="000000"/>
        </w:rPr>
        <w:t>следующая схема обмена информацией о товарах, товарных группах:</w:t>
      </w:r>
    </w:p>
    <w:p w14:paraId="1A4D2D69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Новая номенклатура (новая карточка товара) заводится в ГС и передается в СУ. В СУ новый товар вручную не вводится.</w:t>
      </w:r>
    </w:p>
    <w:p w14:paraId="1DD3D210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lastRenderedPageBreak/>
        <w:t>В СУ единицей товара будет штука. В ГС единица измерения может быть иная (кг, грамм, литр и т.п.). ГС присылает документы в своих базовых единицах, в шлюзе на стороне СУ производится перерасчет. Коэффициент преобразования – атрибут товара, поступает из ГС вместе с карточкой товара.</w:t>
      </w:r>
    </w:p>
    <w:p w14:paraId="622E7D23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Все свойства товара, которые известны задолго до первого поступления товара на склад, должны вводиться в ГС, и автоматически передаваться в СУ.</w:t>
      </w:r>
    </w:p>
    <w:p w14:paraId="4EA8D841" w14:textId="77777777" w:rsidR="00705260" w:rsidRDefault="00705260" w:rsidP="0070526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Товарные группы ГС передаются по шлюзу в СУ. Если в СУ будут введены свои товарные группы, то в ГС они не передаются.</w:t>
      </w:r>
    </w:p>
    <w:p w14:paraId="3E7D1200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5F28626A" w14:textId="77777777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Таким образом, при заведении новой карточки товара ГС посылает в СУ следующие сообщения:</w:t>
      </w:r>
    </w:p>
    <w:p w14:paraId="2B54633C" w14:textId="77777777" w:rsidR="00705260" w:rsidRDefault="00705260" w:rsidP="007052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&lt;</w:t>
      </w:r>
      <w:proofErr w:type="spellStart"/>
      <w:r>
        <w:rPr>
          <w:color w:val="000000"/>
        </w:rPr>
        <w:t>sku</w:t>
      </w:r>
      <w:proofErr w:type="spellEnd"/>
      <w:r>
        <w:rPr>
          <w:color w:val="000000"/>
        </w:rPr>
        <w:t>&gt; - новый товар (см. п.</w:t>
      </w:r>
      <w:r w:rsidRPr="0043521B">
        <w:rPr>
          <w:color w:val="000000"/>
        </w:rPr>
        <w:t xml:space="preserve"> </w:t>
      </w:r>
      <w:r>
        <w:rPr>
          <w:color w:val="000000"/>
          <w:highlight w:val="yellow"/>
        </w:rPr>
        <w:fldChar w:fldCharType="begin"/>
      </w:r>
      <w:r>
        <w:rPr>
          <w:color w:val="000000"/>
        </w:rPr>
        <w:instrText xml:space="preserve"> REF _Ref189837360 \r \h </w:instrText>
      </w:r>
      <w:r>
        <w:rPr>
          <w:color w:val="000000"/>
          <w:highlight w:val="yellow"/>
        </w:rPr>
      </w:r>
      <w:r>
        <w:rPr>
          <w:color w:val="000000"/>
          <w:highlight w:val="yellow"/>
        </w:rPr>
        <w:fldChar w:fldCharType="separate"/>
      </w:r>
      <w:r>
        <w:rPr>
          <w:color w:val="000000"/>
        </w:rPr>
        <w:t xml:space="preserve">4.1.1.1 </w:t>
      </w:r>
      <w:r>
        <w:rPr>
          <w:color w:val="000000"/>
          <w:highlight w:val="yellow"/>
        </w:rPr>
        <w:fldChar w:fldCharType="end"/>
      </w:r>
      <w:r>
        <w:rPr>
          <w:color w:val="000000"/>
        </w:rPr>
        <w:t xml:space="preserve">), в нем информация: </w:t>
      </w:r>
    </w:p>
    <w:p w14:paraId="5F6FCFC2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наименование</w:t>
      </w:r>
    </w:p>
    <w:p w14:paraId="5F8232F2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штрихкод</w:t>
      </w:r>
    </w:p>
    <w:p w14:paraId="20E95637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серийный учет – да/нет</w:t>
      </w:r>
    </w:p>
    <w:p w14:paraId="329D4FD4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учет марок – да/нет (необходим для проставления аналогичного флага в товарной партии при ее создании на стороне СУ)</w:t>
      </w:r>
    </w:p>
    <w:p w14:paraId="7DFD8F0B" w14:textId="7A9CB685" w:rsidR="00485572" w:rsidDel="00FF2ECB" w:rsidRDefault="00485572" w:rsidP="00485572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del w:id="15" w:author="Evgeny Strelnikov" w:date="2025-12-02T14:25:00Z"/>
          <w:color w:val="000000"/>
        </w:rPr>
      </w:pPr>
      <w:commentRangeStart w:id="16"/>
      <w:commentRangeStart w:id="17"/>
      <w:del w:id="18" w:author="Evgeny Strelnikov" w:date="2025-12-02T14:25:00Z">
        <w:r w:rsidDel="00FF2ECB">
          <w:rPr>
            <w:color w:val="000000"/>
          </w:rPr>
          <w:delText>Срок годности товара;</w:delText>
        </w:r>
        <w:commentRangeEnd w:id="16"/>
        <w:r w:rsidDel="00FF2ECB">
          <w:rPr>
            <w:rStyle w:val="a7"/>
            <w:color w:val="000000"/>
            <w:sz w:val="24"/>
            <w:szCs w:val="24"/>
          </w:rPr>
          <w:commentReference w:id="16"/>
        </w:r>
        <w:commentRangeEnd w:id="17"/>
        <w:r w:rsidDel="00FF2ECB">
          <w:rPr>
            <w:rStyle w:val="a7"/>
          </w:rPr>
          <w:commentReference w:id="17"/>
        </w:r>
      </w:del>
    </w:p>
    <w:p w14:paraId="6765E180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коэффициент преобразования базовой единицы (сколько базовых единиц ГС в штуке)</w:t>
      </w:r>
    </w:p>
    <w:p w14:paraId="4A88E87B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условия хранения товара</w:t>
      </w:r>
    </w:p>
    <w:p w14:paraId="4AD1B7E7" w14:textId="492DAE94" w:rsidR="00705260" w:rsidRDefault="00705260" w:rsidP="00705260">
      <w:pPr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&lt;</w:t>
      </w:r>
      <w:proofErr w:type="spellStart"/>
      <w:r>
        <w:t>sku</w:t>
      </w:r>
      <w:proofErr w:type="spellEnd"/>
      <w:r>
        <w:rPr>
          <w:lang w:val="en-US"/>
        </w:rPr>
        <w:t>G</w:t>
      </w:r>
      <w:proofErr w:type="spellStart"/>
      <w:r>
        <w:t>roup</w:t>
      </w:r>
      <w:proofErr w:type="spellEnd"/>
      <w:r>
        <w:rPr>
          <w:color w:val="000000"/>
        </w:rPr>
        <w:t>&gt; и &lt;</w:t>
      </w:r>
      <w:proofErr w:type="spellStart"/>
      <w:r>
        <w:rPr>
          <w:color w:val="000000"/>
        </w:rPr>
        <w:t>sku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epends</w:t>
      </w:r>
      <w:proofErr w:type="spellEnd"/>
      <w:r>
        <w:rPr>
          <w:color w:val="000000"/>
        </w:rPr>
        <w:t>&gt; - принадлежность к товарной группе (см. п.</w:t>
      </w:r>
      <w:r w:rsidRPr="0043521B">
        <w:rPr>
          <w:color w:val="000000"/>
        </w:rPr>
        <w:t xml:space="preserve"> </w:t>
      </w:r>
      <w:r>
        <w:rPr>
          <w:color w:val="000000"/>
          <w:highlight w:val="yellow"/>
        </w:rPr>
        <w:fldChar w:fldCharType="begin"/>
      </w:r>
      <w:r>
        <w:rPr>
          <w:color w:val="000000"/>
        </w:rPr>
        <w:instrText xml:space="preserve"> REF _Ref189837381 \r \h </w:instrText>
      </w:r>
      <w:r>
        <w:rPr>
          <w:color w:val="000000"/>
          <w:highlight w:val="yellow"/>
        </w:rPr>
      </w:r>
      <w:r>
        <w:rPr>
          <w:color w:val="000000"/>
          <w:highlight w:val="yellow"/>
        </w:rPr>
        <w:fldChar w:fldCharType="separate"/>
      </w:r>
      <w:r w:rsidR="00677F4B">
        <w:rPr>
          <w:color w:val="000000"/>
        </w:rPr>
        <w:t xml:space="preserve">4.1.1.2 </w:t>
      </w:r>
      <w:r>
        <w:rPr>
          <w:color w:val="000000"/>
          <w:highlight w:val="yellow"/>
        </w:rPr>
        <w:fldChar w:fldCharType="end"/>
      </w:r>
      <w:r>
        <w:rPr>
          <w:color w:val="000000"/>
        </w:rPr>
        <w:t>), в нем информация:</w:t>
      </w:r>
    </w:p>
    <w:p w14:paraId="6A88FD65" w14:textId="77777777" w:rsidR="00705260" w:rsidRDefault="00705260" w:rsidP="00705260">
      <w:pPr>
        <w:numPr>
          <w:ilvl w:val="1"/>
          <w:numId w:val="7"/>
        </w:numPr>
        <w:pBdr>
          <w:top w:val="nil"/>
          <w:left w:val="nil"/>
          <w:bottom w:val="nil"/>
          <w:right w:val="nil"/>
          <w:between w:val="nil"/>
        </w:pBdr>
        <w:spacing w:before="120"/>
        <w:rPr>
          <w:color w:val="000000"/>
        </w:rPr>
      </w:pPr>
      <w:r>
        <w:rPr>
          <w:color w:val="000000"/>
        </w:rPr>
        <w:t>принадлежность к товарной группе.</w:t>
      </w:r>
      <w:commentRangeEnd w:id="13"/>
      <w:r w:rsidR="00795BE1">
        <w:rPr>
          <w:rStyle w:val="a7"/>
          <w:color w:val="000000"/>
          <w:sz w:val="24"/>
          <w:szCs w:val="24"/>
        </w:rPr>
        <w:commentReference w:id="13"/>
      </w:r>
      <w:commentRangeEnd w:id="14"/>
      <w:r w:rsidR="00485572">
        <w:rPr>
          <w:rStyle w:val="a7"/>
        </w:rPr>
        <w:commentReference w:id="14"/>
      </w:r>
    </w:p>
    <w:p w14:paraId="7120FEC6" w14:textId="0FD02059" w:rsid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jc w:val="left"/>
        <w:rPr>
          <w:i/>
          <w:iCs/>
        </w:rPr>
      </w:pPr>
      <w:r w:rsidRPr="00FC056F">
        <w:rPr>
          <w:b/>
          <w:bCs/>
          <w:i/>
          <w:iCs/>
        </w:rPr>
        <w:t>Примечание</w:t>
      </w:r>
      <w:r w:rsidRPr="00FC056F">
        <w:rPr>
          <w:i/>
          <w:iCs/>
        </w:rPr>
        <w:t xml:space="preserve">: справочник упаковок </w:t>
      </w:r>
      <w:r w:rsidR="00677F4B">
        <w:rPr>
          <w:i/>
          <w:iCs/>
        </w:rPr>
        <w:t>ведется</w:t>
      </w:r>
      <w:r w:rsidRPr="00FC056F">
        <w:rPr>
          <w:i/>
          <w:iCs/>
        </w:rPr>
        <w:t xml:space="preserve"> </w:t>
      </w:r>
      <w:r>
        <w:rPr>
          <w:i/>
          <w:iCs/>
        </w:rPr>
        <w:t>на стороне</w:t>
      </w:r>
      <w:r w:rsidRPr="00FC056F">
        <w:rPr>
          <w:i/>
          <w:iCs/>
        </w:rPr>
        <w:t xml:space="preserve"> СУ и </w:t>
      </w:r>
      <w:r w:rsidR="00677F4B">
        <w:rPr>
          <w:i/>
          <w:iCs/>
        </w:rPr>
        <w:t xml:space="preserve">не </w:t>
      </w:r>
      <w:r w:rsidRPr="00FC056F">
        <w:rPr>
          <w:i/>
          <w:iCs/>
        </w:rPr>
        <w:t xml:space="preserve">синхронизироваться через шлюз с ГС. </w:t>
      </w:r>
    </w:p>
    <w:p w14:paraId="6425D029" w14:textId="77777777" w:rsidR="00705260" w:rsidRPr="00705260" w:rsidRDefault="00705260" w:rsidP="00705260">
      <w:pPr>
        <w:pBdr>
          <w:top w:val="nil"/>
          <w:left w:val="nil"/>
          <w:bottom w:val="nil"/>
          <w:right w:val="nil"/>
          <w:between w:val="nil"/>
        </w:pBdr>
        <w:spacing w:before="120"/>
        <w:jc w:val="left"/>
        <w:rPr>
          <w:i/>
          <w:iCs/>
        </w:rPr>
      </w:pPr>
    </w:p>
    <w:p w14:paraId="1CD7D646" w14:textId="065A8F80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" w:name="_Toc215488131"/>
      <w:r w:rsidRPr="00F96634">
        <w:rPr>
          <w:rFonts w:ascii="Arial" w:hAnsi="Arial"/>
          <w:bCs/>
          <w:sz w:val="32"/>
          <w:szCs w:val="32"/>
          <w:lang w:val="x-none"/>
        </w:rPr>
        <w:lastRenderedPageBreak/>
        <w:t>Информация о сериях (товарных партиях)</w:t>
      </w:r>
      <w:bookmarkEnd w:id="19"/>
    </w:p>
    <w:p w14:paraId="54B0562D" w14:textId="214F7789" w:rsidR="00412B9F" w:rsidRPr="0002082B" w:rsidRDefault="006874F4" w:rsidP="0002082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iCs/>
          <w:color w:val="000000"/>
        </w:rPr>
      </w:pPr>
      <w:r>
        <w:rPr>
          <w:color w:val="000000"/>
        </w:rPr>
        <w:t>Создание новой записи о серии (товарной партии) производится</w:t>
      </w:r>
      <w:r w:rsidR="00D81918">
        <w:rPr>
          <w:color w:val="000000"/>
        </w:rPr>
        <w:t xml:space="preserve"> н</w:t>
      </w:r>
      <w:r w:rsidR="00697D86" w:rsidRPr="00D81918">
        <w:rPr>
          <w:color w:val="000000"/>
        </w:rPr>
        <w:t xml:space="preserve">а стороне </w:t>
      </w:r>
      <w:r w:rsidRPr="00D81918">
        <w:rPr>
          <w:color w:val="000000"/>
        </w:rPr>
        <w:t>Г</w:t>
      </w:r>
      <w:r w:rsidR="00637EC8" w:rsidRPr="00D81918">
        <w:rPr>
          <w:color w:val="000000"/>
        </w:rPr>
        <w:t>С</w:t>
      </w:r>
      <w:r w:rsidR="0002082B">
        <w:rPr>
          <w:color w:val="000000"/>
        </w:rPr>
        <w:t xml:space="preserve">. </w:t>
      </w:r>
      <w:r w:rsidR="0002082B" w:rsidRPr="0002082B">
        <w:rPr>
          <w:color w:val="000000"/>
        </w:rPr>
        <w:t>Минимальный набор параметров для создания серии в СУ: ссылка на товар, дата производства, дата окончания срока годности, номер серии</w:t>
      </w:r>
      <w:r w:rsidR="0002082B" w:rsidRPr="00D87D11">
        <w:rPr>
          <w:i/>
          <w:iCs/>
          <w:color w:val="000000"/>
        </w:rPr>
        <w:t xml:space="preserve">. </w:t>
      </w:r>
      <w:r w:rsidR="0002082B">
        <w:rPr>
          <w:color w:val="000000"/>
        </w:rPr>
        <w:t>На стороне ГС также могут редактироваться значения атрибутов ранее созданной серии.</w:t>
      </w:r>
      <w:r w:rsidR="0002082B">
        <w:rPr>
          <w:i/>
          <w:iCs/>
          <w:color w:val="000000"/>
        </w:rPr>
        <w:t xml:space="preserve"> </w:t>
      </w:r>
      <w:r>
        <w:rPr>
          <w:color w:val="000000"/>
        </w:rPr>
        <w:t>Сообщение из ГС в СУ о создании / редактировании серии - &lt;</w:t>
      </w:r>
      <w:bookmarkStart w:id="20" w:name="_Hlk189824600"/>
      <w:r w:rsidR="00BF4A22">
        <w:rPr>
          <w:color w:val="000000"/>
          <w:lang w:val="en-US"/>
        </w:rPr>
        <w:t>batch</w:t>
      </w:r>
      <w:bookmarkEnd w:id="20"/>
      <w:r>
        <w:rPr>
          <w:color w:val="000000"/>
        </w:rPr>
        <w:t>&gt;</w:t>
      </w:r>
      <w:r w:rsidR="00867C5A">
        <w:rPr>
          <w:color w:val="000000"/>
        </w:rPr>
        <w:t xml:space="preserve"> (см. п.</w:t>
      </w:r>
      <w:r w:rsidR="0043521B">
        <w:rPr>
          <w:color w:val="000000"/>
        </w:rPr>
        <w:t xml:space="preserve"> </w:t>
      </w:r>
      <w:r w:rsidR="0043521B">
        <w:rPr>
          <w:color w:val="000000"/>
        </w:rPr>
        <w:fldChar w:fldCharType="begin"/>
      </w:r>
      <w:r w:rsidR="0043521B">
        <w:rPr>
          <w:color w:val="000000"/>
        </w:rPr>
        <w:instrText xml:space="preserve"> REF _Ref189837474 \r \h </w:instrText>
      </w:r>
      <w:r w:rsidR="0043521B">
        <w:rPr>
          <w:color w:val="000000"/>
        </w:rPr>
      </w:r>
      <w:r w:rsidR="0043521B">
        <w:rPr>
          <w:color w:val="000000"/>
        </w:rPr>
        <w:fldChar w:fldCharType="separate"/>
      </w:r>
      <w:r w:rsidR="0028045E">
        <w:rPr>
          <w:color w:val="000000"/>
        </w:rPr>
        <w:t xml:space="preserve">4.1.1.5 </w:t>
      </w:r>
      <w:r w:rsidR="0043521B">
        <w:rPr>
          <w:color w:val="000000"/>
        </w:rPr>
        <w:fldChar w:fldCharType="end"/>
      </w:r>
      <w:r w:rsidR="00867C5A">
        <w:rPr>
          <w:color w:val="000000"/>
        </w:rPr>
        <w:t>)</w:t>
      </w:r>
      <w:r>
        <w:rPr>
          <w:color w:val="000000"/>
        </w:rPr>
        <w:t xml:space="preserve">. </w:t>
      </w:r>
    </w:p>
    <w:p w14:paraId="73262924" w14:textId="008EBC09" w:rsidR="00D87D11" w:rsidRPr="0002082B" w:rsidRDefault="0002082B" w:rsidP="0002082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02082B">
        <w:rPr>
          <w:color w:val="000000"/>
        </w:rPr>
        <w:t xml:space="preserve">На стороне СУ может выполняться изменение статуса серии. </w:t>
      </w:r>
      <w:r w:rsidR="00D87D11" w:rsidRPr="0002082B">
        <w:rPr>
          <w:color w:val="000000"/>
        </w:rPr>
        <w:t>Сообщение из СУ в ГС о редактировании серии - &lt;</w:t>
      </w:r>
      <w:r w:rsidR="00C2249E">
        <w:rPr>
          <w:color w:val="000000"/>
          <w:lang w:val="en-US"/>
        </w:rPr>
        <w:t>batch</w:t>
      </w:r>
      <w:r w:rsidR="00D87D11" w:rsidRPr="0002082B">
        <w:rPr>
          <w:color w:val="000000"/>
        </w:rPr>
        <w:t xml:space="preserve">&gt; (см. п. </w:t>
      </w:r>
      <w:r w:rsidR="00C62799" w:rsidRPr="0002082B">
        <w:rPr>
          <w:color w:val="000000"/>
        </w:rPr>
        <w:fldChar w:fldCharType="begin"/>
      </w:r>
      <w:r w:rsidR="00C62799" w:rsidRPr="0002082B">
        <w:rPr>
          <w:color w:val="000000"/>
        </w:rPr>
        <w:instrText xml:space="preserve"> REF _Ref190452843 \r \h </w:instrText>
      </w:r>
      <w:r>
        <w:rPr>
          <w:color w:val="000000"/>
        </w:rPr>
        <w:instrText xml:space="preserve"> \* MERGEFORMAT </w:instrText>
      </w:r>
      <w:r w:rsidR="00C62799" w:rsidRPr="0002082B">
        <w:rPr>
          <w:color w:val="000000"/>
        </w:rPr>
      </w:r>
      <w:r w:rsidR="00C62799" w:rsidRPr="0002082B">
        <w:rPr>
          <w:color w:val="000000"/>
        </w:rPr>
        <w:fldChar w:fldCharType="separate"/>
      </w:r>
      <w:r w:rsidR="0028045E">
        <w:rPr>
          <w:color w:val="000000"/>
        </w:rPr>
        <w:t xml:space="preserve">4.2.1.1 </w:t>
      </w:r>
      <w:r w:rsidR="00C62799" w:rsidRPr="0002082B">
        <w:rPr>
          <w:color w:val="000000"/>
        </w:rPr>
        <w:fldChar w:fldCharType="end"/>
      </w:r>
      <w:r w:rsidR="00D87D11" w:rsidRPr="0002082B">
        <w:rPr>
          <w:color w:val="000000"/>
        </w:rPr>
        <w:t xml:space="preserve">). </w:t>
      </w:r>
    </w:p>
    <w:p w14:paraId="5290283A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F640B6A" w14:textId="6B67D9AF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1" w:name="_Ref530392088"/>
      <w:bookmarkStart w:id="22" w:name="_Toc215488132"/>
      <w:r w:rsidRPr="00F96634">
        <w:rPr>
          <w:rFonts w:ascii="Arial" w:hAnsi="Arial"/>
          <w:bCs/>
          <w:sz w:val="32"/>
          <w:szCs w:val="32"/>
          <w:lang w:val="x-none"/>
        </w:rPr>
        <w:t>Информация о контрагентах</w:t>
      </w:r>
      <w:bookmarkEnd w:id="21"/>
      <w:bookmarkEnd w:id="22"/>
    </w:p>
    <w:p w14:paraId="3C16D34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Для корректной работы СУ должна иметь информацию о поставщиках, заказчиках (с адресами) и владельцах товаров. Информация о контрагентах вводится и редактируется только в ГС. </w:t>
      </w:r>
    </w:p>
    <w:p w14:paraId="52B30DE6" w14:textId="1B39C56E" w:rsidR="002F7D42" w:rsidRDefault="006874F4">
      <w:pPr>
        <w:pBdr>
          <w:top w:val="nil"/>
          <w:left w:val="nil"/>
          <w:bottom w:val="nil"/>
          <w:right w:val="nil"/>
          <w:between w:val="nil"/>
        </w:pBdr>
        <w:tabs>
          <w:tab w:val="left" w:pos="1968"/>
        </w:tabs>
        <w:spacing w:before="120"/>
        <w:ind w:firstLine="567"/>
        <w:rPr>
          <w:color w:val="000000"/>
        </w:rPr>
      </w:pPr>
      <w:r>
        <w:rPr>
          <w:color w:val="000000"/>
        </w:rPr>
        <w:t>При вводе нового контрагента или изменении характеристик уже существующего шлюз ГС формирует и посылает в</w:t>
      </w:r>
      <w:r w:rsidR="00672C03">
        <w:rPr>
          <w:color w:val="000000"/>
        </w:rPr>
        <w:t xml:space="preserve"> СУ </w:t>
      </w:r>
      <w:r w:rsidR="009E32C1">
        <w:rPr>
          <w:color w:val="000000"/>
        </w:rPr>
        <w:t xml:space="preserve">сообщение </w:t>
      </w:r>
      <w:r w:rsidR="009E32C1" w:rsidRPr="009E32C1">
        <w:rPr>
          <w:color w:val="000000"/>
        </w:rPr>
        <w:t>&lt;</w:t>
      </w:r>
      <w:proofErr w:type="spellStart"/>
      <w:r w:rsidR="009E32C1" w:rsidRPr="009E32C1">
        <w:rPr>
          <w:color w:val="000000"/>
        </w:rPr>
        <w:t>client</w:t>
      </w:r>
      <w:proofErr w:type="spellEnd"/>
      <w:r w:rsidR="009E32C1" w:rsidRPr="009E32C1">
        <w:rPr>
          <w:color w:val="000000"/>
        </w:rPr>
        <w:t>&gt;</w:t>
      </w:r>
      <w:r w:rsidR="00672C03">
        <w:rPr>
          <w:color w:val="000000"/>
        </w:rPr>
        <w:t xml:space="preserve"> (см. п.</w:t>
      </w:r>
      <w:r w:rsidR="006248B5" w:rsidRPr="006248B5">
        <w:rPr>
          <w:color w:val="000000"/>
        </w:rPr>
        <w:t xml:space="preserve"> </w:t>
      </w:r>
      <w:r w:rsidR="006248B5">
        <w:rPr>
          <w:color w:val="000000"/>
          <w:highlight w:val="yellow"/>
        </w:rPr>
        <w:fldChar w:fldCharType="begin"/>
      </w:r>
      <w:r w:rsidR="006248B5">
        <w:rPr>
          <w:color w:val="000000"/>
        </w:rPr>
        <w:instrText xml:space="preserve"> REF _Ref190281668 \r \h </w:instrText>
      </w:r>
      <w:r w:rsidR="006248B5">
        <w:rPr>
          <w:color w:val="000000"/>
          <w:highlight w:val="yellow"/>
        </w:rPr>
      </w:r>
      <w:r w:rsidR="006248B5">
        <w:rPr>
          <w:color w:val="000000"/>
          <w:highlight w:val="yellow"/>
        </w:rPr>
        <w:fldChar w:fldCharType="separate"/>
      </w:r>
      <w:r w:rsidR="0028045E">
        <w:rPr>
          <w:color w:val="000000"/>
        </w:rPr>
        <w:t xml:space="preserve">4.1.1.3 </w:t>
      </w:r>
      <w:r w:rsidR="006248B5">
        <w:rPr>
          <w:color w:val="000000"/>
          <w:highlight w:val="yellow"/>
        </w:rPr>
        <w:fldChar w:fldCharType="end"/>
      </w:r>
      <w:r w:rsidR="00672C03">
        <w:rPr>
          <w:color w:val="000000"/>
        </w:rPr>
        <w:t>).</w:t>
      </w:r>
    </w:p>
    <w:p w14:paraId="196C1E25" w14:textId="77777777" w:rsidR="00393CB8" w:rsidRDefault="00393CB8">
      <w:pPr>
        <w:pBdr>
          <w:top w:val="nil"/>
          <w:left w:val="nil"/>
          <w:bottom w:val="nil"/>
          <w:right w:val="nil"/>
          <w:between w:val="nil"/>
        </w:pBdr>
        <w:tabs>
          <w:tab w:val="left" w:pos="1968"/>
        </w:tabs>
        <w:spacing w:before="120"/>
        <w:ind w:firstLine="567"/>
        <w:rPr>
          <w:color w:val="000000"/>
        </w:rPr>
      </w:pPr>
    </w:p>
    <w:p w14:paraId="47740390" w14:textId="77777777" w:rsidR="005D3548" w:rsidRPr="00F96634" w:rsidRDefault="005D3548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3" w:name="_Toc215488133"/>
      <w:r w:rsidRPr="00F96634">
        <w:rPr>
          <w:rFonts w:ascii="Arial" w:hAnsi="Arial"/>
          <w:bCs/>
          <w:sz w:val="32"/>
          <w:szCs w:val="32"/>
          <w:lang w:val="x-none"/>
        </w:rPr>
        <w:t>Информация о</w:t>
      </w:r>
      <w:r>
        <w:rPr>
          <w:rFonts w:ascii="Arial" w:hAnsi="Arial"/>
          <w:bCs/>
          <w:sz w:val="32"/>
          <w:szCs w:val="32"/>
        </w:rPr>
        <w:t xml:space="preserve"> единицах измерения</w:t>
      </w:r>
      <w:bookmarkEnd w:id="23"/>
    </w:p>
    <w:p w14:paraId="48B99722" w14:textId="738C12DF" w:rsidR="00671B6B" w:rsidRDefault="005D3548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Создание новой единицы измерения производится в ГС. При этом в СУ передается сообщение </w:t>
      </w:r>
      <w:r w:rsidR="00671B6B" w:rsidRPr="00671B6B">
        <w:rPr>
          <w:color w:val="000000"/>
        </w:rPr>
        <w:t>&lt;</w:t>
      </w:r>
      <w:proofErr w:type="spellStart"/>
      <w:r w:rsidR="00671B6B" w:rsidRPr="00671B6B">
        <w:rPr>
          <w:color w:val="000000"/>
        </w:rPr>
        <w:t>measure</w:t>
      </w:r>
      <w:proofErr w:type="spellEnd"/>
      <w:r w:rsidR="00671B6B" w:rsidRPr="00671B6B">
        <w:rPr>
          <w:color w:val="000000"/>
        </w:rPr>
        <w:t>&gt;</w:t>
      </w:r>
      <w:r w:rsidR="00671B6B">
        <w:rPr>
          <w:color w:val="000000"/>
        </w:rPr>
        <w:t xml:space="preserve"> (см. п.</w:t>
      </w:r>
      <w:r w:rsidR="0043521B">
        <w:rPr>
          <w:color w:val="000000"/>
        </w:rPr>
        <w:t xml:space="preserve"> </w:t>
      </w:r>
      <w:r w:rsidR="0043521B">
        <w:rPr>
          <w:color w:val="000000"/>
        </w:rPr>
        <w:fldChar w:fldCharType="begin"/>
      </w:r>
      <w:r w:rsidR="0043521B">
        <w:rPr>
          <w:color w:val="000000"/>
        </w:rPr>
        <w:instrText xml:space="preserve"> REF _Ref189837528 \r \h </w:instrText>
      </w:r>
      <w:r w:rsidR="0043521B">
        <w:rPr>
          <w:color w:val="000000"/>
        </w:rPr>
      </w:r>
      <w:r w:rsidR="0043521B">
        <w:rPr>
          <w:color w:val="000000"/>
        </w:rPr>
        <w:fldChar w:fldCharType="separate"/>
      </w:r>
      <w:r w:rsidR="0028045E">
        <w:rPr>
          <w:color w:val="000000"/>
        </w:rPr>
        <w:t xml:space="preserve">4.1.1.4 </w:t>
      </w:r>
      <w:r w:rsidR="0043521B">
        <w:rPr>
          <w:color w:val="000000"/>
        </w:rPr>
        <w:fldChar w:fldCharType="end"/>
      </w:r>
      <w:r w:rsidR="00671B6B">
        <w:rPr>
          <w:color w:val="000000"/>
        </w:rPr>
        <w:t>).</w:t>
      </w:r>
      <w:bookmarkStart w:id="24" w:name="_1ksv4uv" w:colFirst="0" w:colLast="0"/>
      <w:bookmarkEnd w:id="24"/>
    </w:p>
    <w:p w14:paraId="6FAE0956" w14:textId="77777777" w:rsidR="00BF4A22" w:rsidRDefault="00BF4A22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363B071B" w14:textId="77777777" w:rsidR="00BF4A22" w:rsidRPr="00BF4A22" w:rsidRDefault="00BF4A22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5" w:name="_Toc463339843"/>
      <w:bookmarkStart w:id="26" w:name="_Toc15031797"/>
      <w:bookmarkStart w:id="27" w:name="_Ref45104469"/>
      <w:bookmarkStart w:id="28" w:name="_Toc215488134"/>
      <w:r w:rsidRPr="00BF4A22">
        <w:rPr>
          <w:rFonts w:ascii="Arial" w:hAnsi="Arial"/>
          <w:bCs/>
          <w:sz w:val="32"/>
          <w:szCs w:val="32"/>
          <w:lang w:val="x-none"/>
        </w:rPr>
        <w:t>Физические склады</w:t>
      </w:r>
      <w:bookmarkEnd w:id="25"/>
      <w:bookmarkEnd w:id="26"/>
      <w:bookmarkEnd w:id="27"/>
      <w:bookmarkEnd w:id="28"/>
    </w:p>
    <w:p w14:paraId="118C6496" w14:textId="1C7EA9A5" w:rsidR="00BF4A22" w:rsidRPr="007664FF" w:rsidRDefault="00BF4A22" w:rsidP="00BF4A22">
      <w:pPr>
        <w:spacing w:before="120" w:after="0"/>
        <w:ind w:firstLine="567"/>
        <w:jc w:val="left"/>
      </w:pPr>
      <w:r>
        <w:t xml:space="preserve">Сообщения, относящиеся к конкретному физическому складу, идентифицируются параметром </w:t>
      </w:r>
      <w:proofErr w:type="spellStart"/>
      <w:r>
        <w:rPr>
          <w:lang w:val="en-US"/>
        </w:rPr>
        <w:t>warehous</w:t>
      </w:r>
      <w:r w:rsidR="00F44D60">
        <w:rPr>
          <w:lang w:val="en-US"/>
        </w:rPr>
        <w:t>I</w:t>
      </w:r>
      <w:r>
        <w:rPr>
          <w:lang w:val="en-US"/>
        </w:rPr>
        <w:t>d</w:t>
      </w:r>
      <w:proofErr w:type="spellEnd"/>
      <w:r>
        <w:t xml:space="preserve">. </w:t>
      </w:r>
    </w:p>
    <w:p w14:paraId="51FB96CC" w14:textId="77777777" w:rsidR="00BF4A22" w:rsidRDefault="00BF4A22" w:rsidP="00BF4A22">
      <w:pPr>
        <w:spacing w:before="120" w:after="0"/>
        <w:ind w:firstLine="567"/>
        <w:jc w:val="left"/>
      </w:pPr>
      <w:r>
        <w:t xml:space="preserve">Справочник складов в СУ расширяемый. </w:t>
      </w:r>
      <w:r w:rsidRPr="005D37FE">
        <w:t>При добавлении/изменении записи в ГС, необходимо вручную актуализировать справочник в СУ.</w:t>
      </w:r>
      <w:r>
        <w:t xml:space="preserve"> При первоначальной настройке СУ справочник будет содержать только одну запись:</w:t>
      </w:r>
    </w:p>
    <w:p w14:paraId="3BD4F4D0" w14:textId="77777777" w:rsidR="00BF4A22" w:rsidRPr="00452C39" w:rsidRDefault="00BF4A22" w:rsidP="00BF4A22">
      <w:pPr>
        <w:spacing w:before="120" w:after="0"/>
        <w:ind w:firstLine="567"/>
        <w:jc w:val="left"/>
      </w:pPr>
    </w:p>
    <w:tbl>
      <w:tblPr>
        <w:tblW w:w="7522" w:type="dxa"/>
        <w:jc w:val="center"/>
        <w:tblLook w:val="04A0" w:firstRow="1" w:lastRow="0" w:firstColumn="1" w:lastColumn="0" w:noHBand="0" w:noVBand="1"/>
      </w:tblPr>
      <w:tblGrid>
        <w:gridCol w:w="1630"/>
        <w:gridCol w:w="1640"/>
        <w:gridCol w:w="1480"/>
        <w:gridCol w:w="2772"/>
      </w:tblGrid>
      <w:tr w:rsidR="00BF4A22" w:rsidRPr="00452C39" w14:paraId="31E9B856" w14:textId="77777777" w:rsidTr="00C101E1">
        <w:trPr>
          <w:trHeight w:val="300"/>
          <w:jc w:val="center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73C0AE32" w14:textId="423EEAFE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proofErr w:type="spellStart"/>
            <w:r w:rsidRPr="00452C39">
              <w:rPr>
                <w:b/>
                <w:color w:val="000000"/>
                <w:lang w:eastAsia="ru-RU"/>
              </w:rPr>
              <w:t>warehous</w:t>
            </w:r>
            <w:proofErr w:type="spellEnd"/>
            <w:r w:rsidR="00F44D60">
              <w:rPr>
                <w:b/>
                <w:color w:val="000000"/>
                <w:lang w:val="en-US" w:eastAsia="ru-RU"/>
              </w:rPr>
              <w:t>I</w:t>
            </w:r>
            <w:r w:rsidRPr="00452C39">
              <w:rPr>
                <w:b/>
                <w:color w:val="000000"/>
                <w:lang w:eastAsia="ru-RU"/>
              </w:rPr>
              <w:t>d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41E79DD0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Номер в ГС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6D9E12E5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Название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 w:themeFill="background1"/>
            <w:noWrap/>
            <w:vAlign w:val="center"/>
            <w:hideMark/>
          </w:tcPr>
          <w:p w14:paraId="6447CF54" w14:textId="77777777" w:rsidR="00BF4A22" w:rsidRPr="00452C39" w:rsidRDefault="00BF4A22" w:rsidP="00655DEA">
            <w:pPr>
              <w:suppressAutoHyphens w:val="0"/>
              <w:spacing w:after="0"/>
              <w:jc w:val="left"/>
              <w:rPr>
                <w:b/>
                <w:color w:val="000000"/>
                <w:lang w:eastAsia="ru-RU"/>
              </w:rPr>
            </w:pPr>
            <w:r w:rsidRPr="00452C39">
              <w:rPr>
                <w:b/>
                <w:color w:val="000000"/>
                <w:lang w:eastAsia="ru-RU"/>
              </w:rPr>
              <w:t>Описание</w:t>
            </w:r>
          </w:p>
        </w:tc>
      </w:tr>
      <w:tr w:rsidR="00BF4A22" w:rsidRPr="00452C39" w14:paraId="67989BF1" w14:textId="77777777" w:rsidTr="00D5726A">
        <w:trPr>
          <w:trHeight w:val="300"/>
          <w:jc w:val="center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518784" w14:textId="2E61D083" w:rsidR="00BF4A22" w:rsidRPr="00CF765A" w:rsidRDefault="00BF4A22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lastRenderedPageBreak/>
              <w:t>0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C8CFB5" w14:textId="0A4B0054" w:rsidR="00BF4A22" w:rsidRPr="00CF765A" w:rsidRDefault="00BD7721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28045E">
              <w:rPr>
                <w:rFonts w:ascii="Calibri" w:hAnsi="Calibri"/>
                <w:color w:val="FF0000"/>
                <w:sz w:val="22"/>
                <w:szCs w:val="22"/>
                <w:lang w:eastAsia="ru-RU"/>
              </w:rPr>
              <w:t>???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D53D3A" w14:textId="39B19205" w:rsidR="00BF4A22" w:rsidRPr="00CF765A" w:rsidRDefault="00CF765A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t>Донецк</w:t>
            </w:r>
          </w:p>
        </w:tc>
        <w:tc>
          <w:tcPr>
            <w:tcW w:w="27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9AB82E" w14:textId="12AC4864" w:rsidR="00BF4A22" w:rsidRPr="00CF765A" w:rsidRDefault="00CF765A" w:rsidP="00655DEA">
            <w:pPr>
              <w:suppressAutoHyphens w:val="0"/>
              <w:spacing w:after="0"/>
              <w:jc w:val="left"/>
              <w:rPr>
                <w:rFonts w:ascii="Calibri" w:hAnsi="Calibri"/>
                <w:sz w:val="22"/>
                <w:szCs w:val="22"/>
                <w:highlight w:val="yellow"/>
                <w:lang w:eastAsia="ru-RU"/>
              </w:rPr>
            </w:pPr>
            <w:r w:rsidRPr="00CF765A">
              <w:rPr>
                <w:rFonts w:ascii="Calibri" w:hAnsi="Calibri"/>
                <w:sz w:val="22"/>
                <w:szCs w:val="22"/>
                <w:lang w:eastAsia="ru-RU"/>
              </w:rPr>
              <w:t>г. Донецк, ул. Складская, д. 3В.</w:t>
            </w:r>
          </w:p>
        </w:tc>
      </w:tr>
    </w:tbl>
    <w:p w14:paraId="64A36795" w14:textId="77777777" w:rsidR="00BF4A22" w:rsidRDefault="00BF4A22" w:rsidP="00BF4A22">
      <w:pPr>
        <w:jc w:val="left"/>
      </w:pPr>
    </w:p>
    <w:p w14:paraId="12E7DBCE" w14:textId="77777777" w:rsidR="00671B6B" w:rsidRPr="00671B6B" w:rsidRDefault="00671B6B" w:rsidP="00671B6B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63E82941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9" w:name="_Toc215488135"/>
      <w:r w:rsidRPr="00F96634">
        <w:rPr>
          <w:rFonts w:ascii="Arial" w:hAnsi="Arial"/>
          <w:bCs/>
          <w:sz w:val="32"/>
          <w:szCs w:val="32"/>
          <w:lang w:val="x-none"/>
        </w:rPr>
        <w:t>Типы документов приемки и отгрузки</w:t>
      </w:r>
      <w:bookmarkEnd w:id="29"/>
    </w:p>
    <w:p w14:paraId="5C837E06" w14:textId="77777777" w:rsidR="002F7D42" w:rsidRDefault="006874F4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bookmarkStart w:id="30" w:name="_44sinio" w:colFirst="0" w:colLast="0"/>
      <w:bookmarkEnd w:id="30"/>
      <w:r>
        <w:rPr>
          <w:color w:val="000000"/>
        </w:rPr>
        <w:t xml:space="preserve">В СУ справочники типов уведомлений о поставке и заказов являются расширяемыми. В сообщениях, посылаемых по шлюзу, используются идентификаторы из этого справочника. </w:t>
      </w:r>
    </w:p>
    <w:p w14:paraId="3B869D19" w14:textId="77777777" w:rsidR="002F7D42" w:rsidRPr="00F96634" w:rsidRDefault="006874F4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jc w:val="left"/>
        <w:rPr>
          <w:rFonts w:ascii="Arial" w:hAnsi="Arial"/>
          <w:bCs/>
          <w:color w:val="000000"/>
          <w:szCs w:val="28"/>
        </w:rPr>
      </w:pPr>
      <w:bookmarkStart w:id="31" w:name="_Ref28167926"/>
      <w:bookmarkStart w:id="32" w:name="_Ref28181364"/>
      <w:bookmarkStart w:id="33" w:name="_Toc215488136"/>
      <w:r w:rsidRPr="00F96634">
        <w:rPr>
          <w:rFonts w:ascii="Arial" w:hAnsi="Arial"/>
          <w:bCs/>
          <w:color w:val="000000"/>
          <w:szCs w:val="28"/>
        </w:rPr>
        <w:t>Уведомление о поставке</w:t>
      </w:r>
      <w:bookmarkEnd w:id="31"/>
      <w:bookmarkEnd w:id="32"/>
      <w:bookmarkEnd w:id="33"/>
    </w:p>
    <w:tbl>
      <w:tblPr>
        <w:tblStyle w:val="42"/>
        <w:tblW w:w="933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49"/>
        <w:gridCol w:w="2895"/>
        <w:gridCol w:w="4688"/>
      </w:tblGrid>
      <w:tr w:rsidR="002F7D42" w14:paraId="0DB6D96F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4597A8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proofErr w:type="spellStart"/>
            <w:r>
              <w:rPr>
                <w:b/>
                <w:color w:val="000000"/>
              </w:rPr>
              <w:t>type</w:t>
            </w:r>
            <w:proofErr w:type="spellEnd"/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D7DE20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714026" w14:textId="77777777" w:rsidR="002F7D42" w:rsidRDefault="006874F4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Комментарий</w:t>
            </w:r>
          </w:p>
        </w:tc>
      </w:tr>
      <w:tr w:rsidR="00966633" w:rsidRPr="00966633" w14:paraId="613ABF4C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C032D1" w14:textId="08E587CE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P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6A5E4E" w14:textId="5FB39EF2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66633">
              <w:t>Закупка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DB0C321" w14:textId="48B78A2A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Входящие поставки от внешних поставщиков</w:t>
            </w:r>
          </w:p>
        </w:tc>
      </w:tr>
      <w:tr w:rsidR="00966633" w14:paraId="13F639FF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C9BF8C" w14:textId="68978DCD" w:rsidR="00966633" w:rsidRPr="00966633" w:rsidRDefault="00966633" w:rsidP="00966633">
            <w:pP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M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617C7" w14:textId="0D325A01" w:rsidR="00966633" w:rsidRPr="00966633" w:rsidRDefault="00966633" w:rsidP="00966633">
            <w:pPr>
              <w:jc w:val="left"/>
              <w:rPr>
                <w:color w:val="000000"/>
              </w:rPr>
            </w:pPr>
            <w:r w:rsidRPr="00966633">
              <w:t>Перемещение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8B16CB" w14:textId="0ABE2F0F" w:rsidR="00966633" w:rsidRPr="006B7ED2" w:rsidRDefault="00966633" w:rsidP="00966633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Входящие поставки из филиалов компании</w:t>
            </w:r>
          </w:p>
        </w:tc>
      </w:tr>
      <w:tr w:rsidR="00966633" w14:paraId="1C31C36C" w14:textId="77777777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CD3ADA" w14:textId="1927D282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966633">
              <w:rPr>
                <w:color w:val="000000"/>
                <w:lang w:val="en-US"/>
              </w:rPr>
              <w:t>R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576E46" w14:textId="0C32A00A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966633">
              <w:t>Возврат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2E4C4B" w14:textId="76F6C93F" w:rsidR="00966633" w:rsidRPr="006B7ED2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Возвраты от клиентов</w:t>
            </w:r>
          </w:p>
        </w:tc>
      </w:tr>
    </w:tbl>
    <w:p w14:paraId="549C6019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34" w:name="_2jxsxqh" w:colFirst="0" w:colLast="0"/>
      <w:bookmarkEnd w:id="34"/>
    </w:p>
    <w:p w14:paraId="0E1F7C25" w14:textId="77777777" w:rsidR="003A67C1" w:rsidRDefault="003A67C1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35" w:name="_Toc215488137"/>
      <w:r>
        <w:rPr>
          <w:rFonts w:ascii="Arial" w:hAnsi="Arial"/>
          <w:bCs/>
          <w:color w:val="000000"/>
          <w:szCs w:val="28"/>
        </w:rPr>
        <w:t>Приходные ордера</w:t>
      </w:r>
      <w:bookmarkEnd w:id="35"/>
    </w:p>
    <w:p w14:paraId="68EA61D8" w14:textId="623DC001" w:rsidR="003A67C1" w:rsidRDefault="003A67C1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3A67C1">
        <w:rPr>
          <w:color w:val="000000"/>
        </w:rPr>
        <w:t xml:space="preserve">В рамках </w:t>
      </w:r>
      <w:r>
        <w:rPr>
          <w:color w:val="000000"/>
        </w:rPr>
        <w:t xml:space="preserve">документа основания приема УП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_Ref28167926 \n \h </w:instrText>
      </w:r>
      <w:r w:rsidR="006248B5">
        <w:rPr>
          <w:color w:val="000000"/>
        </w:rPr>
        <w:instrText xml:space="preserve"> \* MERGEFORMAT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28045E">
        <w:rPr>
          <w:color w:val="000000"/>
        </w:rPr>
        <w:t xml:space="preserve">2.3.6.1 </w:t>
      </w:r>
      <w:r>
        <w:rPr>
          <w:color w:val="000000"/>
        </w:rPr>
        <w:fldChar w:fldCharType="end"/>
      </w:r>
      <w:r>
        <w:rPr>
          <w:color w:val="000000"/>
        </w:rPr>
        <w:t xml:space="preserve">) в СУ может создаваться </w:t>
      </w:r>
      <w:r w:rsidR="0028045E">
        <w:rPr>
          <w:color w:val="000000"/>
        </w:rPr>
        <w:t>один внутренний документ</w:t>
      </w:r>
      <w:r>
        <w:rPr>
          <w:color w:val="000000"/>
        </w:rPr>
        <w:t xml:space="preserve"> «Приходны</w:t>
      </w:r>
      <w:r w:rsidR="0028045E">
        <w:rPr>
          <w:color w:val="000000"/>
        </w:rPr>
        <w:t xml:space="preserve">й </w:t>
      </w:r>
      <w:r>
        <w:rPr>
          <w:color w:val="000000"/>
        </w:rPr>
        <w:t>ордер» (ПО).</w:t>
      </w:r>
      <w:r w:rsidRPr="003A67C1">
        <w:t xml:space="preserve"> </w:t>
      </w:r>
      <w:r w:rsidRPr="003A67C1">
        <w:rPr>
          <w:color w:val="000000"/>
        </w:rPr>
        <w:t xml:space="preserve">При этом </w:t>
      </w:r>
      <w:r>
        <w:rPr>
          <w:color w:val="000000"/>
        </w:rPr>
        <w:t xml:space="preserve">ПО наследует свой тип из УП. </w:t>
      </w:r>
    </w:p>
    <w:p w14:paraId="715227B6" w14:textId="77777777" w:rsidR="003A67C1" w:rsidRDefault="003A67C1" w:rsidP="006248B5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</w:p>
    <w:p w14:paraId="77CA7776" w14:textId="77777777" w:rsidR="002F7D42" w:rsidRPr="00F96634" w:rsidRDefault="006874F4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jc w:val="left"/>
        <w:rPr>
          <w:rFonts w:ascii="Arial" w:hAnsi="Arial"/>
          <w:bCs/>
          <w:color w:val="000000"/>
          <w:szCs w:val="28"/>
        </w:rPr>
      </w:pPr>
      <w:bookmarkStart w:id="36" w:name="_Ref184212129"/>
      <w:bookmarkStart w:id="37" w:name="_Toc215488138"/>
      <w:r w:rsidRPr="00F96634">
        <w:rPr>
          <w:rFonts w:ascii="Arial" w:hAnsi="Arial"/>
          <w:bCs/>
          <w:color w:val="000000"/>
          <w:szCs w:val="28"/>
        </w:rPr>
        <w:t>Заказ</w:t>
      </w:r>
      <w:bookmarkEnd w:id="36"/>
      <w:bookmarkEnd w:id="37"/>
    </w:p>
    <w:tbl>
      <w:tblPr>
        <w:tblStyle w:val="42"/>
        <w:tblW w:w="9332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1749"/>
        <w:gridCol w:w="2895"/>
        <w:gridCol w:w="4688"/>
      </w:tblGrid>
      <w:tr w:rsidR="006B7ED2" w14:paraId="7E4FDD27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06406A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bookmarkStart w:id="38" w:name="_3j2qqm3" w:colFirst="0" w:colLast="0"/>
            <w:bookmarkEnd w:id="38"/>
            <w:proofErr w:type="spellStart"/>
            <w:r>
              <w:rPr>
                <w:b/>
                <w:color w:val="000000"/>
              </w:rPr>
              <w:t>type</w:t>
            </w:r>
            <w:proofErr w:type="spellEnd"/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E22734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06EA1B" w14:textId="77777777" w:rsidR="006B7ED2" w:rsidRDefault="006B7ED2" w:rsidP="006248B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b/>
                <w:color w:val="000000"/>
              </w:rPr>
              <w:t>Комментарий</w:t>
            </w:r>
          </w:p>
        </w:tc>
      </w:tr>
      <w:tr w:rsidR="00966633" w14:paraId="7A1B4357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E42F15" w14:textId="752FC121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C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EF13AB" w14:textId="06F958D9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>Клиентский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D25533" w14:textId="714ADC62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Исходящие поставки клиентам компании </w:t>
            </w:r>
          </w:p>
        </w:tc>
      </w:tr>
      <w:tr w:rsidR="00966633" w14:paraId="0FD16F71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2F35B31" w14:textId="55CBF255" w:rsidR="00966633" w:rsidRPr="00966633" w:rsidRDefault="00966633" w:rsidP="00966633">
            <w:pP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F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FE2092" w14:textId="4BD6AC3F" w:rsidR="00966633" w:rsidRPr="00112668" w:rsidRDefault="00966633" w:rsidP="00966633">
            <w:pP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Филиал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345C9A" w14:textId="5FF58566" w:rsidR="00966633" w:rsidRPr="00112668" w:rsidRDefault="00966633" w:rsidP="00966633">
            <w:pPr>
              <w:jc w:val="left"/>
              <w:rPr>
                <w:color w:val="000000"/>
              </w:rPr>
            </w:pPr>
            <w:r>
              <w:rPr>
                <w:color w:val="000000"/>
              </w:rPr>
              <w:t>Исходящие поставки</w:t>
            </w:r>
            <w:r w:rsidRPr="00966633">
              <w:rPr>
                <w:color w:val="000000"/>
              </w:rPr>
              <w:t xml:space="preserve"> в аптечную сеть компании</w:t>
            </w:r>
          </w:p>
        </w:tc>
      </w:tr>
      <w:tr w:rsidR="00966633" w14:paraId="36975C2D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AD0050" w14:textId="102D07F1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M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F1FB18" w14:textId="2423BB7B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Перемещение 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93A8F46" w14:textId="68C9E359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П</w:t>
            </w:r>
            <w:r w:rsidRPr="00966633">
              <w:rPr>
                <w:color w:val="000000"/>
              </w:rPr>
              <w:t>еремещени</w:t>
            </w:r>
            <w:r>
              <w:rPr>
                <w:color w:val="000000"/>
              </w:rPr>
              <w:t>я</w:t>
            </w:r>
            <w:r w:rsidRPr="00966633">
              <w:rPr>
                <w:color w:val="000000"/>
              </w:rPr>
              <w:t xml:space="preserve"> на логически</w:t>
            </w:r>
            <w:r>
              <w:rPr>
                <w:color w:val="000000"/>
              </w:rPr>
              <w:t>е</w:t>
            </w:r>
            <w:r w:rsidRPr="00966633">
              <w:rPr>
                <w:color w:val="000000"/>
              </w:rPr>
              <w:t xml:space="preserve"> склад</w:t>
            </w:r>
            <w:r>
              <w:rPr>
                <w:color w:val="000000"/>
              </w:rPr>
              <w:t>ы</w:t>
            </w:r>
            <w:r w:rsidRPr="00966633">
              <w:rPr>
                <w:color w:val="000000"/>
              </w:rPr>
              <w:t>, которы</w:t>
            </w:r>
            <w:r>
              <w:rPr>
                <w:color w:val="000000"/>
              </w:rPr>
              <w:t>е</w:t>
            </w:r>
            <w:r w:rsidRPr="00966633">
              <w:rPr>
                <w:color w:val="000000"/>
              </w:rPr>
              <w:t xml:space="preserve"> не находится под управлением СУ</w:t>
            </w:r>
          </w:p>
        </w:tc>
      </w:tr>
      <w:tr w:rsidR="00966633" w14:paraId="2402C539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B80BD4" w14:textId="09B0B94E" w:rsidR="00966633" w:rsidRPr="00966633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W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AAA9EC" w14:textId="505A89FF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 w:rsidRPr="00A0400D">
              <w:rPr>
                <w:rFonts w:eastAsia="Times CYR"/>
              </w:rPr>
              <w:t xml:space="preserve">Списание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457769" w14:textId="6F464963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У</w:t>
            </w:r>
            <w:r w:rsidRPr="00966633">
              <w:rPr>
                <w:color w:val="000000"/>
              </w:rPr>
              <w:t>тилизация товаров</w:t>
            </w:r>
          </w:p>
        </w:tc>
      </w:tr>
      <w:tr w:rsidR="00966633" w14:paraId="55923B80" w14:textId="77777777" w:rsidTr="00112668">
        <w:tc>
          <w:tcPr>
            <w:tcW w:w="17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54D987" w14:textId="4FC02AC1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</w:t>
            </w:r>
          </w:p>
        </w:tc>
        <w:tc>
          <w:tcPr>
            <w:tcW w:w="28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29BDE6" w14:textId="4B6B652A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  <w:lang w:val="en-US"/>
              </w:rPr>
            </w:pPr>
            <w:r w:rsidRPr="00A0400D">
              <w:rPr>
                <w:rFonts w:eastAsia="Times CYR"/>
              </w:rPr>
              <w:t xml:space="preserve">Возврат </w:t>
            </w:r>
          </w:p>
        </w:tc>
        <w:tc>
          <w:tcPr>
            <w:tcW w:w="468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76700B0" w14:textId="6CC7F576" w:rsidR="00966633" w:rsidRPr="00112668" w:rsidRDefault="00966633" w:rsidP="009666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  <w:rPr>
                <w:color w:val="000000"/>
              </w:rPr>
            </w:pPr>
            <w:r>
              <w:rPr>
                <w:color w:val="000000"/>
              </w:rPr>
              <w:t>Возвраты товаров поставщикам</w:t>
            </w:r>
          </w:p>
        </w:tc>
      </w:tr>
    </w:tbl>
    <w:p w14:paraId="22C5AD10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148D0C4B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39" w:name="_Ref530392110"/>
      <w:bookmarkStart w:id="40" w:name="_Toc215488139"/>
      <w:r w:rsidRPr="00F96634">
        <w:rPr>
          <w:rFonts w:ascii="Arial" w:hAnsi="Arial" w:cs="Arial"/>
          <w:bCs/>
          <w:iCs/>
          <w:szCs w:val="28"/>
        </w:rPr>
        <w:t>Приемка</w:t>
      </w:r>
      <w:bookmarkEnd w:id="39"/>
      <w:bookmarkEnd w:id="40"/>
    </w:p>
    <w:p w14:paraId="021D45AF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41" w:name="_1y810tw" w:colFirst="0" w:colLast="0"/>
      <w:bookmarkStart w:id="42" w:name="_Toc215488140"/>
      <w:bookmarkEnd w:id="41"/>
      <w:r w:rsidRPr="00F96634">
        <w:rPr>
          <w:rFonts w:ascii="Arial" w:hAnsi="Arial"/>
          <w:bCs/>
          <w:sz w:val="32"/>
          <w:szCs w:val="32"/>
          <w:lang w:val="x-none"/>
        </w:rPr>
        <w:t>Прием товара по документу-основанию</w:t>
      </w:r>
      <w:bookmarkEnd w:id="42"/>
    </w:p>
    <w:p w14:paraId="3806F309" w14:textId="77777777" w:rsidR="002F7D42" w:rsidRPr="00716F1D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b/>
          <w:color w:val="000000"/>
        </w:rPr>
      </w:pPr>
      <w:r w:rsidRPr="00716F1D">
        <w:rPr>
          <w:b/>
          <w:color w:val="000000"/>
        </w:rPr>
        <w:t xml:space="preserve">Перед началом физической приемки в любом случае в СУ должен прийти из ГС документ-основание на приемку (ДОП). </w:t>
      </w:r>
    </w:p>
    <w:p w14:paraId="05FCF263" w14:textId="59B55246" w:rsidR="00EC66D8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color w:val="000000"/>
        </w:rPr>
        <w:t>ДОП передается из ГС в СУ сообщением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</w:rPr>
        <w:t xml:space="preserve">&gt; </w:t>
      </w:r>
      <w:r w:rsidR="0009253B">
        <w:rPr>
          <w:color w:val="000000"/>
        </w:rPr>
        <w:t xml:space="preserve">(см. п. </w:t>
      </w:r>
      <w:r w:rsidR="0009253B">
        <w:rPr>
          <w:color w:val="000000"/>
        </w:rPr>
        <w:fldChar w:fldCharType="begin"/>
      </w:r>
      <w:r w:rsidR="0009253B">
        <w:rPr>
          <w:color w:val="000000"/>
        </w:rPr>
        <w:instrText xml:space="preserve"> REF _Ref189837818 \r \h </w:instrText>
      </w:r>
      <w:r w:rsidR="00EC66D8">
        <w:rPr>
          <w:color w:val="000000"/>
        </w:rPr>
        <w:instrText xml:space="preserve"> \* MERGEFORMAT </w:instrText>
      </w:r>
      <w:r w:rsidR="0009253B">
        <w:rPr>
          <w:color w:val="000000"/>
        </w:rPr>
      </w:r>
      <w:r w:rsidR="0009253B">
        <w:rPr>
          <w:color w:val="000000"/>
        </w:rPr>
        <w:fldChar w:fldCharType="separate"/>
      </w:r>
      <w:r w:rsidR="0028045E">
        <w:rPr>
          <w:color w:val="000000"/>
        </w:rPr>
        <w:t xml:space="preserve">4.1.2. </w:t>
      </w:r>
      <w:r w:rsidR="0009253B">
        <w:rPr>
          <w:color w:val="000000"/>
        </w:rPr>
        <w:fldChar w:fldCharType="end"/>
      </w:r>
      <w:r w:rsidR="0009253B">
        <w:rPr>
          <w:color w:val="000000"/>
        </w:rPr>
        <w:t xml:space="preserve">) </w:t>
      </w:r>
      <w:r>
        <w:rPr>
          <w:color w:val="000000"/>
        </w:rPr>
        <w:t xml:space="preserve">и становится в СУ Уведомлением о поставке (УП). </w:t>
      </w:r>
      <w:r w:rsidR="005268FC">
        <w:rPr>
          <w:color w:val="000000"/>
        </w:rPr>
        <w:t>На основании УП в СУ создается внутренний документ П</w:t>
      </w:r>
      <w:r w:rsidR="00EC66D8">
        <w:rPr>
          <w:color w:val="000000"/>
        </w:rPr>
        <w:t>риходный ордер</w:t>
      </w:r>
      <w:r w:rsidR="005268FC">
        <w:rPr>
          <w:color w:val="000000"/>
        </w:rPr>
        <w:t xml:space="preserve"> (</w:t>
      </w:r>
      <w:r w:rsidR="00EC66D8">
        <w:rPr>
          <w:color w:val="000000"/>
        </w:rPr>
        <w:t>ПО</w:t>
      </w:r>
      <w:r w:rsidR="005268FC">
        <w:rPr>
          <w:color w:val="000000"/>
        </w:rPr>
        <w:t>).</w:t>
      </w:r>
      <w:r w:rsidR="005268FC" w:rsidRPr="005268FC">
        <w:rPr>
          <w:color w:val="000000"/>
        </w:rPr>
        <w:t xml:space="preserve"> </w:t>
      </w:r>
    </w:p>
    <w:p w14:paraId="1E792373" w14:textId="35E8C537" w:rsidR="002F7D42" w:rsidRPr="0070135E" w:rsidRDefault="005268FC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70135E">
        <w:rPr>
          <w:color w:val="000000"/>
        </w:rPr>
        <w:t xml:space="preserve">По </w:t>
      </w:r>
      <w:r w:rsidR="00EC66D8" w:rsidRPr="0070135E">
        <w:rPr>
          <w:color w:val="000000"/>
        </w:rPr>
        <w:t xml:space="preserve">завершению обработки ПО </w:t>
      </w:r>
      <w:r w:rsidRPr="0070135E">
        <w:rPr>
          <w:color w:val="000000"/>
        </w:rPr>
        <w:t>(перевод его в статус «</w:t>
      </w:r>
      <w:r w:rsidR="00EC66D8" w:rsidRPr="0070135E">
        <w:rPr>
          <w:color w:val="000000"/>
        </w:rPr>
        <w:t>Согласование с ГС</w:t>
      </w:r>
      <w:r w:rsidRPr="0070135E">
        <w:rPr>
          <w:color w:val="000000"/>
        </w:rPr>
        <w:t xml:space="preserve">»), </w:t>
      </w:r>
      <w:r w:rsidR="00523F52" w:rsidRPr="0070135E">
        <w:rPr>
          <w:color w:val="000000"/>
        </w:rPr>
        <w:t xml:space="preserve">СУ </w:t>
      </w:r>
      <w:r w:rsidR="00D5726A" w:rsidRPr="0070135E">
        <w:t>отсылает</w:t>
      </w:r>
      <w:r w:rsidRPr="0070135E">
        <w:t xml:space="preserve"> </w:t>
      </w:r>
      <w:r w:rsidRPr="0070135E">
        <w:rPr>
          <w:color w:val="000000"/>
        </w:rPr>
        <w:t xml:space="preserve">в ГС сообщение </w:t>
      </w:r>
      <w:r w:rsidR="006874F4" w:rsidRPr="0070135E">
        <w:rPr>
          <w:color w:val="000000"/>
        </w:rPr>
        <w:t>&lt;</w:t>
      </w:r>
      <w:proofErr w:type="spellStart"/>
      <w:r w:rsidR="006874F4" w:rsidRPr="0070135E">
        <w:rPr>
          <w:color w:val="000000"/>
        </w:rPr>
        <w:t>incoming</w:t>
      </w:r>
      <w:proofErr w:type="spellEnd"/>
      <w:r w:rsidR="009B2C81" w:rsidRPr="0070135E">
        <w:rPr>
          <w:color w:val="000000"/>
          <w:lang w:val="en-US"/>
        </w:rPr>
        <w:t>S</w:t>
      </w:r>
      <w:proofErr w:type="spellStart"/>
      <w:r w:rsidR="006874F4" w:rsidRPr="0070135E">
        <w:rPr>
          <w:color w:val="000000"/>
        </w:rPr>
        <w:t>tatus</w:t>
      </w:r>
      <w:proofErr w:type="spellEnd"/>
      <w:r w:rsidR="009B2C81" w:rsidRPr="0070135E">
        <w:rPr>
          <w:color w:val="000000"/>
          <w:lang w:val="en-US"/>
        </w:rPr>
        <w:t>C</w:t>
      </w:r>
      <w:proofErr w:type="spellStart"/>
      <w:r w:rsidR="006874F4" w:rsidRPr="0070135E">
        <w:rPr>
          <w:color w:val="000000"/>
        </w:rPr>
        <w:t>hanged</w:t>
      </w:r>
      <w:proofErr w:type="spellEnd"/>
      <w:r w:rsidR="006874F4" w:rsidRPr="0070135E">
        <w:rPr>
          <w:color w:val="000000"/>
        </w:rPr>
        <w:t>&gt; с деталями &lt;</w:t>
      </w:r>
      <w:proofErr w:type="spellStart"/>
      <w:r w:rsidR="006874F4" w:rsidRPr="0070135E">
        <w:rPr>
          <w:color w:val="000000"/>
        </w:rPr>
        <w:t>incoming</w:t>
      </w:r>
      <w:proofErr w:type="spellEnd"/>
      <w:r w:rsidR="009B2C81" w:rsidRPr="0070135E">
        <w:rPr>
          <w:color w:val="000000"/>
          <w:lang w:val="en-US"/>
        </w:rPr>
        <w:t>S</w:t>
      </w:r>
      <w:proofErr w:type="spellStart"/>
      <w:r w:rsidR="006874F4" w:rsidRPr="0070135E">
        <w:rPr>
          <w:color w:val="000000"/>
        </w:rPr>
        <w:t>tatus</w:t>
      </w:r>
      <w:proofErr w:type="spellEnd"/>
      <w:r w:rsidR="009B2C81" w:rsidRPr="0070135E">
        <w:rPr>
          <w:color w:val="000000"/>
          <w:lang w:val="en-US"/>
        </w:rPr>
        <w:t>C</w:t>
      </w:r>
      <w:proofErr w:type="spellStart"/>
      <w:r w:rsidR="006874F4" w:rsidRPr="0070135E">
        <w:rPr>
          <w:color w:val="000000"/>
        </w:rPr>
        <w:t>hanged</w:t>
      </w:r>
      <w:proofErr w:type="spellEnd"/>
      <w:r w:rsidR="009B2C81" w:rsidRPr="0070135E">
        <w:rPr>
          <w:color w:val="000000"/>
          <w:lang w:val="en-US"/>
        </w:rPr>
        <w:t>D</w:t>
      </w:r>
      <w:proofErr w:type="spellStart"/>
      <w:r w:rsidR="006874F4" w:rsidRPr="0070135E">
        <w:rPr>
          <w:color w:val="000000"/>
        </w:rPr>
        <w:t>etails</w:t>
      </w:r>
      <w:proofErr w:type="spellEnd"/>
      <w:r w:rsidR="006874F4" w:rsidRPr="0070135E">
        <w:rPr>
          <w:color w:val="000000"/>
        </w:rPr>
        <w:t>&gt;, содержащее результат приемки по ДОП</w:t>
      </w:r>
      <w:r w:rsidR="00523F52" w:rsidRPr="0070135E">
        <w:rPr>
          <w:color w:val="000000"/>
        </w:rPr>
        <w:t xml:space="preserve"> (см. п. </w:t>
      </w:r>
      <w:r w:rsidR="0009253B" w:rsidRPr="0070135E">
        <w:rPr>
          <w:color w:val="000000"/>
        </w:rPr>
        <w:fldChar w:fldCharType="begin"/>
      </w:r>
      <w:r w:rsidR="0009253B" w:rsidRPr="0070135E">
        <w:rPr>
          <w:color w:val="000000"/>
        </w:rPr>
        <w:instrText xml:space="preserve"> REF _Ref184207647 \r \h </w:instrText>
      </w:r>
      <w:r w:rsidR="00EC66D8" w:rsidRPr="0070135E">
        <w:rPr>
          <w:color w:val="000000"/>
        </w:rPr>
        <w:instrText xml:space="preserve"> \* MERGEFORMAT </w:instrText>
      </w:r>
      <w:r w:rsidR="0009253B" w:rsidRPr="0070135E">
        <w:rPr>
          <w:color w:val="000000"/>
        </w:rPr>
      </w:r>
      <w:r w:rsidR="0009253B" w:rsidRPr="0070135E">
        <w:rPr>
          <w:color w:val="000000"/>
        </w:rPr>
        <w:fldChar w:fldCharType="separate"/>
      </w:r>
      <w:r w:rsidR="0070135E" w:rsidRPr="0070135E">
        <w:rPr>
          <w:color w:val="000000"/>
        </w:rPr>
        <w:t xml:space="preserve">4.2.2. </w:t>
      </w:r>
      <w:r w:rsidR="0009253B" w:rsidRPr="0070135E">
        <w:rPr>
          <w:color w:val="000000"/>
        </w:rPr>
        <w:fldChar w:fldCharType="end"/>
      </w:r>
      <w:r w:rsidR="00523F52" w:rsidRPr="0070135E">
        <w:rPr>
          <w:color w:val="000000"/>
        </w:rPr>
        <w:t>)</w:t>
      </w:r>
      <w:r w:rsidR="006874F4" w:rsidRPr="0070135E">
        <w:rPr>
          <w:color w:val="000000"/>
        </w:rPr>
        <w:t>.</w:t>
      </w:r>
      <w:r w:rsidR="00EC66D8" w:rsidRPr="0070135E">
        <w:rPr>
          <w:color w:val="FF0000"/>
        </w:rPr>
        <w:t xml:space="preserve"> </w:t>
      </w:r>
      <w:r w:rsidR="006874F4" w:rsidRPr="0070135E">
        <w:rPr>
          <w:color w:val="000000"/>
        </w:rPr>
        <w:t>Результат приемки может отличаться от ожидаемого по к</w:t>
      </w:r>
      <w:r w:rsidR="00716F1D" w:rsidRPr="0070135E">
        <w:rPr>
          <w:color w:val="000000"/>
        </w:rPr>
        <w:t xml:space="preserve">оличеству. Результат приемки </w:t>
      </w:r>
      <w:r w:rsidR="006874F4" w:rsidRPr="0070135E">
        <w:rPr>
          <w:color w:val="000000"/>
        </w:rPr>
        <w:t>может содержать товарные позиции, которых не было в ДОП. Это новые строки с номерами, которых не было в ДОП.</w:t>
      </w:r>
    </w:p>
    <w:p w14:paraId="360E679D" w14:textId="42B0A30F" w:rsidR="00EC66D8" w:rsidRPr="0070135E" w:rsidRDefault="00EC66D8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FF0000"/>
        </w:rPr>
      </w:pPr>
      <w:r w:rsidRPr="0070135E">
        <w:rPr>
          <w:color w:val="000000"/>
        </w:rPr>
        <w:t>На стороне ГС выполняется согласование результатов приемки в рамках ДОП</w:t>
      </w:r>
      <w:r w:rsidR="00244BAC" w:rsidRPr="0070135E">
        <w:rPr>
          <w:color w:val="000000"/>
        </w:rPr>
        <w:t xml:space="preserve">, после чего формируется и отправляется в СУ </w:t>
      </w:r>
      <w:r w:rsidR="0070135E" w:rsidRPr="0070135E">
        <w:rPr>
          <w:color w:val="000000"/>
        </w:rPr>
        <w:t>сообщение &lt;</w:t>
      </w:r>
      <w:proofErr w:type="spellStart"/>
      <w:r w:rsidR="0070135E" w:rsidRPr="0070135E">
        <w:rPr>
          <w:color w:val="000000"/>
        </w:rPr>
        <w:t>incomingRec</w:t>
      </w:r>
      <w:proofErr w:type="spellEnd"/>
      <w:r w:rsidR="0070135E" w:rsidRPr="0070135E">
        <w:rPr>
          <w:color w:val="000000"/>
        </w:rPr>
        <w:t xml:space="preserve">&gt; (см. п. </w:t>
      </w:r>
      <w:r w:rsidR="0070135E" w:rsidRPr="0070135E">
        <w:rPr>
          <w:color w:val="000000"/>
        </w:rPr>
        <w:fldChar w:fldCharType="begin"/>
      </w:r>
      <w:r w:rsidR="0070135E" w:rsidRPr="0070135E">
        <w:rPr>
          <w:color w:val="000000"/>
        </w:rPr>
        <w:instrText xml:space="preserve"> REF _Ref214890756 \r \h </w:instrText>
      </w:r>
      <w:r w:rsidR="0070135E">
        <w:rPr>
          <w:color w:val="000000"/>
        </w:rPr>
        <w:instrText xml:space="preserve"> \* MERGEFORMAT </w:instrText>
      </w:r>
      <w:r w:rsidR="0070135E" w:rsidRPr="0070135E">
        <w:rPr>
          <w:color w:val="000000"/>
        </w:rPr>
      </w:r>
      <w:r w:rsidR="0070135E" w:rsidRPr="0070135E">
        <w:rPr>
          <w:color w:val="000000"/>
        </w:rPr>
        <w:fldChar w:fldCharType="separate"/>
      </w:r>
      <w:r w:rsidR="0070135E" w:rsidRPr="0070135E">
        <w:rPr>
          <w:color w:val="000000"/>
        </w:rPr>
        <w:t xml:space="preserve">4.1.3. </w:t>
      </w:r>
      <w:r w:rsidR="0070135E" w:rsidRPr="0070135E">
        <w:rPr>
          <w:color w:val="000000"/>
        </w:rPr>
        <w:fldChar w:fldCharType="end"/>
      </w:r>
      <w:r w:rsidR="0070135E" w:rsidRPr="0070135E">
        <w:rPr>
          <w:color w:val="000000"/>
        </w:rPr>
        <w:t>). Если</w:t>
      </w:r>
      <w:r w:rsidR="0070135E">
        <w:rPr>
          <w:color w:val="000000"/>
        </w:rPr>
        <w:t xml:space="preserve"> закрытие документа в СУ не согласовано, то в сообщении передаются детали </w:t>
      </w:r>
      <w:r w:rsidR="0070135E" w:rsidRPr="0070135E">
        <w:rPr>
          <w:color w:val="000000"/>
        </w:rPr>
        <w:t>&lt;</w:t>
      </w:r>
      <w:proofErr w:type="spellStart"/>
      <w:r w:rsidR="0070135E" w:rsidRPr="0070135E">
        <w:rPr>
          <w:color w:val="000000"/>
        </w:rPr>
        <w:t>incomingRec</w:t>
      </w:r>
      <w:proofErr w:type="spellEnd"/>
      <w:r w:rsidR="0070135E">
        <w:rPr>
          <w:color w:val="000000"/>
          <w:lang w:val="en-US"/>
        </w:rPr>
        <w:t>Details</w:t>
      </w:r>
      <w:r w:rsidR="0070135E" w:rsidRPr="0070135E">
        <w:rPr>
          <w:color w:val="000000"/>
        </w:rPr>
        <w:t>&gt;</w:t>
      </w:r>
      <w:r w:rsidR="0070135E">
        <w:rPr>
          <w:color w:val="000000"/>
        </w:rPr>
        <w:t>, в которых передаются проблемные марки и их параметры.</w:t>
      </w:r>
    </w:p>
    <w:p w14:paraId="2851BFCE" w14:textId="405A5963" w:rsidR="002F7D42" w:rsidRDefault="00523F52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b/>
          <w:color w:val="000000"/>
        </w:rPr>
        <w:t>Партии</w:t>
      </w:r>
      <w:r w:rsidR="006874F4">
        <w:rPr>
          <w:color w:val="000000"/>
        </w:rPr>
        <w:t xml:space="preserve">. В строках ДОП может приходить ожидаемая </w:t>
      </w:r>
      <w:r>
        <w:rPr>
          <w:color w:val="000000"/>
        </w:rPr>
        <w:t>товарная партия</w:t>
      </w:r>
      <w:r w:rsidR="006874F4">
        <w:rPr>
          <w:color w:val="000000"/>
        </w:rPr>
        <w:t xml:space="preserve">, может не приходить. Результат приемки возвращается в разрезе </w:t>
      </w:r>
      <w:r w:rsidR="00112668">
        <w:rPr>
          <w:color w:val="000000"/>
        </w:rPr>
        <w:t xml:space="preserve">товарных </w:t>
      </w:r>
      <w:r>
        <w:rPr>
          <w:color w:val="000000"/>
        </w:rPr>
        <w:t>партий</w:t>
      </w:r>
      <w:r w:rsidR="006874F4">
        <w:rPr>
          <w:color w:val="000000"/>
        </w:rPr>
        <w:t>.</w:t>
      </w:r>
    </w:p>
    <w:p w14:paraId="65240733" w14:textId="01B94150" w:rsidR="00CC766B" w:rsidRPr="00F85EB8" w:rsidRDefault="00CC766B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 w:rsidRPr="00CC766B">
        <w:rPr>
          <w:b/>
          <w:bCs/>
          <w:color w:val="000000"/>
        </w:rPr>
        <w:t>Структура ЛЕ</w:t>
      </w:r>
      <w:r>
        <w:rPr>
          <w:color w:val="000000"/>
        </w:rPr>
        <w:t xml:space="preserve">. В строках с маркированным товаром ДОП </w:t>
      </w:r>
      <w:r w:rsidR="0017111D">
        <w:rPr>
          <w:color w:val="000000"/>
        </w:rPr>
        <w:t xml:space="preserve">из ГС </w:t>
      </w:r>
      <w:r>
        <w:rPr>
          <w:color w:val="000000"/>
        </w:rPr>
        <w:t>может приходить структура ожидаемых к приему логистических единиц (ЛЕ). Результат приемки маркированного товара возвращается в ГС с указанием принятых ЛЕ.</w:t>
      </w:r>
    </w:p>
    <w:p w14:paraId="6338112F" w14:textId="7E839321" w:rsidR="002F7D42" w:rsidRDefault="006874F4" w:rsidP="00EC66D8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jc w:val="left"/>
        <w:rPr>
          <w:color w:val="000000"/>
        </w:rPr>
      </w:pPr>
      <w:r>
        <w:rPr>
          <w:b/>
          <w:color w:val="000000"/>
        </w:rPr>
        <w:t xml:space="preserve">Владельцы. </w:t>
      </w:r>
      <w:r>
        <w:rPr>
          <w:color w:val="000000"/>
        </w:rPr>
        <w:t xml:space="preserve">В строках ДОП </w:t>
      </w:r>
      <w:r w:rsidR="00CC766B">
        <w:rPr>
          <w:color w:val="000000"/>
        </w:rPr>
        <w:t>может</w:t>
      </w:r>
      <w:r>
        <w:rPr>
          <w:color w:val="000000"/>
        </w:rPr>
        <w:t xml:space="preserve"> указываться владелец товара.</w:t>
      </w:r>
    </w:p>
    <w:p w14:paraId="639E86B8" w14:textId="77777777" w:rsidR="00673529" w:rsidRDefault="0067352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53A31BE1" w14:textId="77777777" w:rsidR="002F7D42" w:rsidRPr="00F96634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43" w:name="_4i7ojhp" w:colFirst="0" w:colLast="0"/>
      <w:bookmarkStart w:id="44" w:name="_Ref530392121"/>
      <w:bookmarkStart w:id="45" w:name="_Ref530392149"/>
      <w:bookmarkStart w:id="46" w:name="_Toc215488141"/>
      <w:bookmarkEnd w:id="43"/>
      <w:r w:rsidRPr="00F96634">
        <w:rPr>
          <w:rFonts w:ascii="Arial" w:hAnsi="Arial" w:cs="Arial"/>
          <w:bCs/>
          <w:iCs/>
          <w:szCs w:val="28"/>
        </w:rPr>
        <w:t>Отгрузка</w:t>
      </w:r>
      <w:bookmarkEnd w:id="44"/>
      <w:bookmarkEnd w:id="45"/>
      <w:bookmarkEnd w:id="46"/>
      <w:r w:rsidRPr="00F96634">
        <w:rPr>
          <w:rFonts w:ascii="Arial" w:hAnsi="Arial" w:cs="Arial"/>
          <w:bCs/>
          <w:iCs/>
          <w:szCs w:val="28"/>
        </w:rPr>
        <w:t xml:space="preserve"> </w:t>
      </w:r>
    </w:p>
    <w:p w14:paraId="33717B2E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47" w:name="_Toc215488142"/>
      <w:r w:rsidRPr="00F96634">
        <w:rPr>
          <w:rFonts w:ascii="Arial" w:hAnsi="Arial"/>
          <w:bCs/>
          <w:sz w:val="32"/>
          <w:szCs w:val="32"/>
          <w:lang w:val="x-none"/>
        </w:rPr>
        <w:t>Обработка заказа на отгрузку клиенту</w:t>
      </w:r>
      <w:bookmarkEnd w:id="47"/>
    </w:p>
    <w:p w14:paraId="238F5187" w14:textId="3E986181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Документ-основание на отгрузку товара (ДОО) передается из ГС в СУ сообщением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&gt; </w:t>
      </w:r>
      <w:r w:rsidR="00444488">
        <w:rPr>
          <w:color w:val="000000"/>
        </w:rPr>
        <w:t xml:space="preserve">(см. п. </w:t>
      </w:r>
      <w:r w:rsidR="00444488">
        <w:rPr>
          <w:color w:val="000000"/>
        </w:rPr>
        <w:fldChar w:fldCharType="begin"/>
      </w:r>
      <w:r w:rsidR="00444488">
        <w:rPr>
          <w:color w:val="000000"/>
        </w:rPr>
        <w:instrText xml:space="preserve"> REF _Ref184207729 \r \h </w:instrText>
      </w:r>
      <w:r w:rsidR="00444488">
        <w:rPr>
          <w:color w:val="000000"/>
        </w:rPr>
      </w:r>
      <w:r w:rsidR="00444488">
        <w:rPr>
          <w:color w:val="000000"/>
        </w:rPr>
        <w:fldChar w:fldCharType="separate"/>
      </w:r>
      <w:r w:rsidR="0028045E">
        <w:rPr>
          <w:color w:val="000000"/>
        </w:rPr>
        <w:t xml:space="preserve">4.1.4. </w:t>
      </w:r>
      <w:r w:rsidR="00444488">
        <w:rPr>
          <w:color w:val="000000"/>
        </w:rPr>
        <w:fldChar w:fldCharType="end"/>
      </w:r>
      <w:r w:rsidR="00444488">
        <w:rPr>
          <w:color w:val="000000"/>
        </w:rPr>
        <w:t xml:space="preserve">) </w:t>
      </w:r>
      <w:r>
        <w:rPr>
          <w:color w:val="000000"/>
        </w:rPr>
        <w:t>и становится Заказом</w:t>
      </w:r>
      <w:r w:rsidR="00444488">
        <w:rPr>
          <w:color w:val="000000"/>
        </w:rPr>
        <w:t xml:space="preserve">. </w:t>
      </w:r>
      <w:r w:rsidR="00523F52">
        <w:rPr>
          <w:color w:val="000000"/>
        </w:rPr>
        <w:t xml:space="preserve">В деталях сообщения </w:t>
      </w:r>
      <w:r>
        <w:rPr>
          <w:color w:val="000000"/>
        </w:rPr>
        <w:t>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>&gt; указывается количество требуемого товара каждого наименования.</w:t>
      </w:r>
    </w:p>
    <w:p w14:paraId="4C377C43" w14:textId="5D578B18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48" w:name="_1ci93xb" w:colFirst="0" w:colLast="0"/>
      <w:bookmarkEnd w:id="48"/>
      <w:r>
        <w:rPr>
          <w:color w:val="000000"/>
        </w:rPr>
        <w:t>Все этапы обработки заказа в СУ характеризуются статусом заказа. СУ сообщает в ГС о следующем этапе обработки заказа сообщением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>&gt; (см.</w:t>
      </w:r>
      <w:r w:rsidR="00523F52">
        <w:rPr>
          <w:color w:val="000000"/>
        </w:rPr>
        <w:t xml:space="preserve"> п.</w:t>
      </w:r>
      <w:r w:rsidR="00DF2A89">
        <w:rPr>
          <w:color w:val="000000"/>
        </w:rPr>
        <w:t xml:space="preserve"> </w:t>
      </w:r>
      <w:r w:rsidR="00DF2A89">
        <w:rPr>
          <w:color w:val="000000"/>
        </w:rPr>
        <w:fldChar w:fldCharType="begin"/>
      </w:r>
      <w:r w:rsidR="00DF2A89">
        <w:rPr>
          <w:color w:val="000000"/>
        </w:rPr>
        <w:instrText xml:space="preserve"> REF _Ref190453476 \r \h </w:instrText>
      </w:r>
      <w:r w:rsidR="00DF2A89">
        <w:rPr>
          <w:color w:val="000000"/>
        </w:rPr>
      </w:r>
      <w:r w:rsidR="00DF2A89">
        <w:rPr>
          <w:color w:val="000000"/>
        </w:rPr>
        <w:fldChar w:fldCharType="separate"/>
      </w:r>
      <w:r w:rsidR="00DF2A89">
        <w:rPr>
          <w:color w:val="000000"/>
        </w:rPr>
        <w:t xml:space="preserve">4.2.3. </w:t>
      </w:r>
      <w:r w:rsidR="00DF2A89">
        <w:rPr>
          <w:color w:val="000000"/>
        </w:rPr>
        <w:fldChar w:fldCharType="end"/>
      </w:r>
      <w:r>
        <w:rPr>
          <w:color w:val="000000"/>
        </w:rPr>
        <w:t>).</w:t>
      </w:r>
    </w:p>
    <w:p w14:paraId="07A6F67A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Возможные значения статусов заказа:</w:t>
      </w:r>
    </w:p>
    <w:tbl>
      <w:tblPr>
        <w:tblStyle w:val="40"/>
        <w:tblW w:w="8764" w:type="dxa"/>
        <w:jc w:val="center"/>
        <w:tblInd w:w="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000" w:firstRow="0" w:lastRow="0" w:firstColumn="0" w:lastColumn="0" w:noHBand="0" w:noVBand="0"/>
      </w:tblPr>
      <w:tblGrid>
        <w:gridCol w:w="1252"/>
        <w:gridCol w:w="3260"/>
        <w:gridCol w:w="2282"/>
        <w:gridCol w:w="1970"/>
      </w:tblGrid>
      <w:tr w:rsidR="0097689F" w14:paraId="3A1C0BBB" w14:textId="77777777" w:rsidTr="0097689F">
        <w:trPr>
          <w:jc w:val="center"/>
        </w:trPr>
        <w:tc>
          <w:tcPr>
            <w:tcW w:w="125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B4A5B85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326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5EA5D5C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Наименование в СУ</w:t>
            </w:r>
          </w:p>
        </w:tc>
        <w:tc>
          <w:tcPr>
            <w:tcW w:w="2282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1B082D8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Соответствующий статус в ГС</w:t>
            </w:r>
          </w:p>
        </w:tc>
        <w:tc>
          <w:tcPr>
            <w:tcW w:w="197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 w:themeFill="background1"/>
          </w:tcPr>
          <w:p w14:paraId="23C79140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Комментарии</w:t>
            </w:r>
          </w:p>
        </w:tc>
      </w:tr>
      <w:tr w:rsidR="0097689F" w14:paraId="5040AC38" w14:textId="77777777" w:rsidTr="0097689F">
        <w:trPr>
          <w:jc w:val="center"/>
        </w:trPr>
        <w:tc>
          <w:tcPr>
            <w:tcW w:w="1252" w:type="dxa"/>
            <w:tcBorders>
              <w:top w:val="outset" w:sz="6" w:space="0" w:color="auto"/>
            </w:tcBorders>
          </w:tcPr>
          <w:p w14:paraId="60FAE9B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3260" w:type="dxa"/>
            <w:tcBorders>
              <w:top w:val="outset" w:sz="6" w:space="0" w:color="auto"/>
            </w:tcBorders>
          </w:tcPr>
          <w:p w14:paraId="14E4D0B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</w:p>
        </w:tc>
        <w:tc>
          <w:tcPr>
            <w:tcW w:w="2282" w:type="dxa"/>
            <w:tcBorders>
              <w:top w:val="outset" w:sz="6" w:space="0" w:color="auto"/>
            </w:tcBorders>
          </w:tcPr>
          <w:p w14:paraId="29280860" w14:textId="6D48CD0B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К отгрузке</w:t>
            </w:r>
          </w:p>
        </w:tc>
        <w:tc>
          <w:tcPr>
            <w:tcW w:w="1970" w:type="dxa"/>
            <w:tcBorders>
              <w:top w:val="outset" w:sz="6" w:space="0" w:color="auto"/>
            </w:tcBorders>
          </w:tcPr>
          <w:p w14:paraId="7FD60311" w14:textId="71ED4A7B" w:rsidR="0097689F" w:rsidRPr="00FF2ECB" w:rsidRDefault="00FF22E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Ответ в ГС не передается</w:t>
            </w:r>
          </w:p>
        </w:tc>
      </w:tr>
      <w:tr w:rsidR="0097689F" w14:paraId="33E02023" w14:textId="77777777" w:rsidTr="0097689F">
        <w:trPr>
          <w:jc w:val="center"/>
        </w:trPr>
        <w:tc>
          <w:tcPr>
            <w:tcW w:w="1252" w:type="dxa"/>
          </w:tcPr>
          <w:p w14:paraId="5C1BC2B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3260" w:type="dxa"/>
          </w:tcPr>
          <w:p w14:paraId="300A200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Подготовка к планированию</w:t>
            </w:r>
          </w:p>
        </w:tc>
        <w:tc>
          <w:tcPr>
            <w:tcW w:w="2282" w:type="dxa"/>
          </w:tcPr>
          <w:p w14:paraId="0F7A9651" w14:textId="6E80DDDC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6CE54DA2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36FB0B57" w14:textId="77777777" w:rsidTr="0097689F">
        <w:trPr>
          <w:jc w:val="center"/>
        </w:trPr>
        <w:tc>
          <w:tcPr>
            <w:tcW w:w="1252" w:type="dxa"/>
          </w:tcPr>
          <w:p w14:paraId="383DA1ED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3260" w:type="dxa"/>
          </w:tcPr>
          <w:p w14:paraId="2F79D85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2282" w:type="dxa"/>
          </w:tcPr>
          <w:p w14:paraId="706C5F62" w14:textId="60CC3476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0894292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3F11042" w14:textId="77777777" w:rsidTr="0097689F">
        <w:trPr>
          <w:jc w:val="center"/>
        </w:trPr>
        <w:tc>
          <w:tcPr>
            <w:tcW w:w="1252" w:type="dxa"/>
          </w:tcPr>
          <w:p w14:paraId="57EEEA7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T</w:t>
            </w:r>
          </w:p>
        </w:tc>
        <w:tc>
          <w:tcPr>
            <w:tcW w:w="3260" w:type="dxa"/>
          </w:tcPr>
          <w:p w14:paraId="03A5934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Создание ЛО</w:t>
            </w:r>
          </w:p>
        </w:tc>
        <w:tc>
          <w:tcPr>
            <w:tcW w:w="2282" w:type="dxa"/>
          </w:tcPr>
          <w:p w14:paraId="020EC4B0" w14:textId="15057028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0B9C3D8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35205CF" w14:textId="77777777" w:rsidTr="0097689F">
        <w:trPr>
          <w:jc w:val="center"/>
        </w:trPr>
        <w:tc>
          <w:tcPr>
            <w:tcW w:w="1252" w:type="dxa"/>
          </w:tcPr>
          <w:p w14:paraId="52095E87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3260" w:type="dxa"/>
          </w:tcPr>
          <w:p w14:paraId="4C7C3238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места для сбора заказа</w:t>
            </w:r>
          </w:p>
        </w:tc>
        <w:tc>
          <w:tcPr>
            <w:tcW w:w="2282" w:type="dxa"/>
          </w:tcPr>
          <w:p w14:paraId="539F64BC" w14:textId="0CAC677B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24E86AB2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74A243B" w14:textId="77777777" w:rsidTr="0097689F">
        <w:trPr>
          <w:jc w:val="center"/>
        </w:trPr>
        <w:tc>
          <w:tcPr>
            <w:tcW w:w="1252" w:type="dxa"/>
          </w:tcPr>
          <w:p w14:paraId="7CB59330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</w:tc>
        <w:tc>
          <w:tcPr>
            <w:tcW w:w="3260" w:type="dxa"/>
          </w:tcPr>
          <w:p w14:paraId="5CDC931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Спланирован</w:t>
            </w:r>
          </w:p>
        </w:tc>
        <w:tc>
          <w:tcPr>
            <w:tcW w:w="2282" w:type="dxa"/>
          </w:tcPr>
          <w:p w14:paraId="1503FDD3" w14:textId="700115DE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В работу</w:t>
            </w:r>
          </w:p>
        </w:tc>
        <w:tc>
          <w:tcPr>
            <w:tcW w:w="1970" w:type="dxa"/>
          </w:tcPr>
          <w:p w14:paraId="552D560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5EF98E37" w14:textId="77777777" w:rsidTr="0097689F">
        <w:trPr>
          <w:jc w:val="center"/>
        </w:trPr>
        <w:tc>
          <w:tcPr>
            <w:tcW w:w="1252" w:type="dxa"/>
          </w:tcPr>
          <w:p w14:paraId="025CD58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3260" w:type="dxa"/>
          </w:tcPr>
          <w:p w14:paraId="3E78A40A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2282" w:type="dxa"/>
          </w:tcPr>
          <w:p w14:paraId="3539E11D" w14:textId="263FEE6F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 xml:space="preserve"> </w:t>
            </w:r>
          </w:p>
        </w:tc>
        <w:tc>
          <w:tcPr>
            <w:tcW w:w="1970" w:type="dxa"/>
          </w:tcPr>
          <w:p w14:paraId="087DD8F9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6E40FA6F" w14:textId="77777777" w:rsidTr="0097689F">
        <w:trPr>
          <w:jc w:val="center"/>
        </w:trPr>
        <w:tc>
          <w:tcPr>
            <w:tcW w:w="1252" w:type="dxa"/>
          </w:tcPr>
          <w:p w14:paraId="26D1B1F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3260" w:type="dxa"/>
          </w:tcPr>
          <w:p w14:paraId="55A43BD9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Приостановлен</w:t>
            </w:r>
          </w:p>
        </w:tc>
        <w:tc>
          <w:tcPr>
            <w:tcW w:w="2282" w:type="dxa"/>
          </w:tcPr>
          <w:p w14:paraId="1898D0BF" w14:textId="12859472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398CEBDB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70C02290" w14:textId="77777777" w:rsidTr="0097689F">
        <w:trPr>
          <w:jc w:val="center"/>
        </w:trPr>
        <w:tc>
          <w:tcPr>
            <w:tcW w:w="1252" w:type="dxa"/>
          </w:tcPr>
          <w:p w14:paraId="4DD4784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3260" w:type="dxa"/>
          </w:tcPr>
          <w:p w14:paraId="6B16EA5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Собран</w:t>
            </w:r>
          </w:p>
        </w:tc>
        <w:tc>
          <w:tcPr>
            <w:tcW w:w="2282" w:type="dxa"/>
          </w:tcPr>
          <w:p w14:paraId="69284446" w14:textId="299C8A45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48D00E4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66AF885D" w14:textId="77777777" w:rsidTr="0097689F">
        <w:trPr>
          <w:jc w:val="center"/>
        </w:trPr>
        <w:tc>
          <w:tcPr>
            <w:tcW w:w="1252" w:type="dxa"/>
          </w:tcPr>
          <w:p w14:paraId="15FAE2A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р</w:t>
            </w:r>
          </w:p>
        </w:tc>
        <w:tc>
          <w:tcPr>
            <w:tcW w:w="3260" w:type="dxa"/>
          </w:tcPr>
          <w:p w14:paraId="54D6E42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2282" w:type="dxa"/>
          </w:tcPr>
          <w:p w14:paraId="52FACBA9" w14:textId="75713D06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7A63EE07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E726055" w14:textId="77777777" w:rsidTr="0097689F">
        <w:trPr>
          <w:jc w:val="center"/>
        </w:trPr>
        <w:tc>
          <w:tcPr>
            <w:tcW w:w="1252" w:type="dxa"/>
          </w:tcPr>
          <w:p w14:paraId="770F418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Q</w:t>
            </w:r>
          </w:p>
        </w:tc>
        <w:tc>
          <w:tcPr>
            <w:tcW w:w="3260" w:type="dxa"/>
          </w:tcPr>
          <w:p w14:paraId="1F50FD6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Упакован</w:t>
            </w:r>
          </w:p>
        </w:tc>
        <w:tc>
          <w:tcPr>
            <w:tcW w:w="2282" w:type="dxa"/>
          </w:tcPr>
          <w:p w14:paraId="01155479" w14:textId="1443DD99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Собран</w:t>
            </w:r>
          </w:p>
        </w:tc>
        <w:tc>
          <w:tcPr>
            <w:tcW w:w="1970" w:type="dxa"/>
          </w:tcPr>
          <w:p w14:paraId="2A565E74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4FD03979" w14:textId="77777777" w:rsidTr="0097689F">
        <w:trPr>
          <w:jc w:val="center"/>
        </w:trPr>
        <w:tc>
          <w:tcPr>
            <w:tcW w:w="1252" w:type="dxa"/>
          </w:tcPr>
          <w:p w14:paraId="14E67A34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3260" w:type="dxa"/>
          </w:tcPr>
          <w:p w14:paraId="68EAEC7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Погрузка</w:t>
            </w:r>
          </w:p>
        </w:tc>
        <w:tc>
          <w:tcPr>
            <w:tcW w:w="2282" w:type="dxa"/>
          </w:tcPr>
          <w:p w14:paraId="177E6753" w14:textId="50CB24F5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674EA9AD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0FBF15E6" w14:textId="77777777" w:rsidTr="0097689F">
        <w:trPr>
          <w:jc w:val="center"/>
        </w:trPr>
        <w:tc>
          <w:tcPr>
            <w:tcW w:w="1252" w:type="dxa"/>
          </w:tcPr>
          <w:p w14:paraId="0239B8D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3260" w:type="dxa"/>
          </w:tcPr>
          <w:p w14:paraId="7B73E5F1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Погружен</w:t>
            </w:r>
          </w:p>
        </w:tc>
        <w:tc>
          <w:tcPr>
            <w:tcW w:w="2282" w:type="dxa"/>
          </w:tcPr>
          <w:p w14:paraId="28493B5A" w14:textId="1C559EED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1C76AC5C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34DC6EBA" w14:textId="77777777" w:rsidTr="0097689F">
        <w:trPr>
          <w:jc w:val="center"/>
        </w:trPr>
        <w:tc>
          <w:tcPr>
            <w:tcW w:w="1252" w:type="dxa"/>
          </w:tcPr>
          <w:p w14:paraId="30B7CF2E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X</w:t>
            </w:r>
          </w:p>
        </w:tc>
        <w:tc>
          <w:tcPr>
            <w:tcW w:w="3260" w:type="dxa"/>
          </w:tcPr>
          <w:p w14:paraId="1693DB26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 к отгрузке</w:t>
            </w:r>
          </w:p>
        </w:tc>
        <w:tc>
          <w:tcPr>
            <w:tcW w:w="2282" w:type="dxa"/>
          </w:tcPr>
          <w:p w14:paraId="414B0690" w14:textId="1BBEAE5C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1970" w:type="dxa"/>
          </w:tcPr>
          <w:p w14:paraId="7647A045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140A17EC" w14:textId="77777777" w:rsidTr="0097689F">
        <w:trPr>
          <w:jc w:val="center"/>
        </w:trPr>
        <w:tc>
          <w:tcPr>
            <w:tcW w:w="1252" w:type="dxa"/>
          </w:tcPr>
          <w:p w14:paraId="0790B28F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3260" w:type="dxa"/>
          </w:tcPr>
          <w:p w14:paraId="551EDB62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Отгружен</w:t>
            </w:r>
          </w:p>
        </w:tc>
        <w:tc>
          <w:tcPr>
            <w:tcW w:w="2282" w:type="dxa"/>
          </w:tcPr>
          <w:p w14:paraId="1BD32ABA" w14:textId="3ED192E8" w:rsidR="0097689F" w:rsidRPr="00FF2ECB" w:rsidRDefault="00B3086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Отгружено</w:t>
            </w:r>
          </w:p>
        </w:tc>
        <w:tc>
          <w:tcPr>
            <w:tcW w:w="1970" w:type="dxa"/>
          </w:tcPr>
          <w:p w14:paraId="0F1AD92C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  <w:tr w:rsidR="0097689F" w14:paraId="23429EBB" w14:textId="77777777" w:rsidTr="0097689F">
        <w:trPr>
          <w:jc w:val="center"/>
        </w:trPr>
        <w:tc>
          <w:tcPr>
            <w:tcW w:w="1252" w:type="dxa"/>
          </w:tcPr>
          <w:p w14:paraId="62446F48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3260" w:type="dxa"/>
          </w:tcPr>
          <w:p w14:paraId="766DFFFC" w14:textId="77777777" w:rsidR="0097689F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Отмена</w:t>
            </w:r>
          </w:p>
        </w:tc>
        <w:tc>
          <w:tcPr>
            <w:tcW w:w="2282" w:type="dxa"/>
          </w:tcPr>
          <w:p w14:paraId="750256C9" w14:textId="3C0B30A5" w:rsidR="0097689F" w:rsidRPr="00FF2ECB" w:rsidRDefault="002252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FF2ECB">
              <w:rPr>
                <w:color w:val="000000"/>
              </w:rPr>
              <w:t>Отменен</w:t>
            </w:r>
          </w:p>
        </w:tc>
        <w:tc>
          <w:tcPr>
            <w:tcW w:w="1970" w:type="dxa"/>
          </w:tcPr>
          <w:p w14:paraId="75C8611D" w14:textId="77777777" w:rsidR="0097689F" w:rsidRPr="00FF2ECB" w:rsidRDefault="0097689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</w:tr>
    </w:tbl>
    <w:p w14:paraId="4892874D" w14:textId="54F185D5" w:rsidR="00726F7D" w:rsidRPr="00325653" w:rsidRDefault="00726F7D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</w:rPr>
      </w:pPr>
      <w:r w:rsidRPr="00325653">
        <w:rPr>
          <w:b/>
          <w:i/>
          <w:color w:val="000000"/>
        </w:rPr>
        <w:t>Примечание</w:t>
      </w:r>
      <w:r w:rsidRPr="00325653">
        <w:rPr>
          <w:i/>
          <w:color w:val="000000"/>
        </w:rPr>
        <w:t xml:space="preserve">: описание статусов заказа </w:t>
      </w:r>
      <w:r w:rsidR="00325653" w:rsidRPr="00325653">
        <w:rPr>
          <w:i/>
          <w:color w:val="000000"/>
        </w:rPr>
        <w:t>см. в документе ОБСУ</w:t>
      </w:r>
    </w:p>
    <w:p w14:paraId="692265DB" w14:textId="5F9322AA" w:rsidR="0028045E" w:rsidRDefault="0028045E" w:rsidP="00DF2A8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После проведения </w:t>
      </w:r>
      <w:del w:id="49" w:author="Evgeny Strelnikov" w:date="2025-12-02T14:28:00Z">
        <w:r w:rsidDel="00FF2ECB">
          <w:rPr>
            <w:color w:val="000000"/>
          </w:rPr>
          <w:delText xml:space="preserve">сборки </w:delText>
        </w:r>
      </w:del>
      <w:ins w:id="50" w:author="Evgeny Strelnikov" w:date="2025-12-02T14:28:00Z">
        <w:r w:rsidR="00FF2ECB">
          <w:rPr>
            <w:color w:val="000000"/>
          </w:rPr>
          <w:t xml:space="preserve">упаковки </w:t>
        </w:r>
      </w:ins>
      <w:r>
        <w:rPr>
          <w:color w:val="000000"/>
        </w:rPr>
        <w:t>Заказа (перевод заказа в статус «</w:t>
      </w:r>
      <w:commentRangeStart w:id="51"/>
      <w:del w:id="52" w:author="Evgeny Strelnikov" w:date="2025-12-02T14:28:00Z">
        <w:r w:rsidDel="00FF2ECB">
          <w:rPr>
            <w:color w:val="000000"/>
          </w:rPr>
          <w:delText>Собран</w:delText>
        </w:r>
        <w:commentRangeEnd w:id="51"/>
        <w:r w:rsidR="00FF22E0" w:rsidDel="00FF2ECB">
          <w:rPr>
            <w:rStyle w:val="a7"/>
            <w:color w:val="000000"/>
            <w:sz w:val="24"/>
            <w:szCs w:val="24"/>
          </w:rPr>
          <w:commentReference w:id="51"/>
        </w:r>
      </w:del>
      <w:ins w:id="53" w:author="Evgeny Strelnikov" w:date="2025-12-02T14:28:00Z">
        <w:r w:rsidR="00FF2ECB">
          <w:rPr>
            <w:color w:val="000000"/>
          </w:rPr>
          <w:t>Упакован</w:t>
        </w:r>
      </w:ins>
      <w:r>
        <w:rPr>
          <w:color w:val="000000"/>
        </w:rPr>
        <w:t>») данные о фактически собранных товарах по данному Заказу передаются из СУ в ГС сообщением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>&gt; и деталями &lt;</w:t>
      </w:r>
      <w:r w:rsidRPr="00BD5D8B">
        <w:rPr>
          <w:color w:val="000000"/>
        </w:rPr>
        <w:t xml:space="preserve">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 xml:space="preserve">&gt;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_Ref190453476 \r \h </w:instrText>
      </w:r>
      <w:r>
        <w:rPr>
          <w:color w:val="000000"/>
        </w:rPr>
      </w:r>
      <w:r>
        <w:rPr>
          <w:color w:val="000000"/>
        </w:rPr>
        <w:fldChar w:fldCharType="separate"/>
      </w:r>
      <w:r>
        <w:rPr>
          <w:color w:val="000000"/>
        </w:rPr>
        <w:t xml:space="preserve">4.2.3. </w:t>
      </w:r>
      <w:r>
        <w:rPr>
          <w:color w:val="000000"/>
        </w:rPr>
        <w:fldChar w:fldCharType="end"/>
      </w:r>
      <w:r>
        <w:rPr>
          <w:color w:val="000000"/>
        </w:rPr>
        <w:t>).</w:t>
      </w:r>
    </w:p>
    <w:p w14:paraId="4C48D284" w14:textId="30D39A53" w:rsidR="002F7D42" w:rsidRDefault="006874F4" w:rsidP="00DF2A89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После того как заказ </w:t>
      </w:r>
      <w:del w:id="54" w:author="Evgeny Strelnikov" w:date="2025-12-02T14:28:00Z">
        <w:r w:rsidDel="00FF2ECB">
          <w:rPr>
            <w:color w:val="000000"/>
          </w:rPr>
          <w:delText>собран</w:delText>
        </w:r>
        <w:r w:rsidR="0028045E" w:rsidDel="00FF2ECB">
          <w:rPr>
            <w:color w:val="000000"/>
          </w:rPr>
          <w:delText xml:space="preserve"> и </w:delText>
        </w:r>
      </w:del>
      <w:r w:rsidR="0028045E">
        <w:rPr>
          <w:color w:val="000000"/>
        </w:rPr>
        <w:t>упакован</w:t>
      </w:r>
      <w:r>
        <w:rPr>
          <w:color w:val="000000"/>
        </w:rPr>
        <w:t xml:space="preserve">, склад начинает физическую погрузку, после окончания погрузки заказ переводится в статус «Отгружен», грузы данного заказа списываются с баланса склада в СУ и в ГС отправляется сообщение </w:t>
      </w:r>
      <w:r w:rsidR="00DF2A89">
        <w:rPr>
          <w:color w:val="000000"/>
        </w:rPr>
        <w:t>&lt;</w:t>
      </w:r>
      <w:proofErr w:type="spellStart"/>
      <w:r w:rsidR="00DF2A89">
        <w:rPr>
          <w:color w:val="000000"/>
        </w:rPr>
        <w:t>order</w:t>
      </w:r>
      <w:proofErr w:type="spellEnd"/>
      <w:r w:rsidR="00DF2A89">
        <w:rPr>
          <w:color w:val="000000"/>
          <w:lang w:val="en-US"/>
        </w:rPr>
        <w:t>S</w:t>
      </w:r>
      <w:proofErr w:type="spellStart"/>
      <w:r w:rsidR="00DF2A89">
        <w:rPr>
          <w:color w:val="000000"/>
        </w:rPr>
        <w:t>tatus</w:t>
      </w:r>
      <w:proofErr w:type="spellEnd"/>
      <w:r w:rsidR="00DF2A89">
        <w:rPr>
          <w:color w:val="000000"/>
          <w:lang w:val="en-US"/>
        </w:rPr>
        <w:t>C</w:t>
      </w:r>
      <w:proofErr w:type="spellStart"/>
      <w:r w:rsidR="00DF2A89">
        <w:rPr>
          <w:color w:val="000000"/>
        </w:rPr>
        <w:t>hanged</w:t>
      </w:r>
      <w:proofErr w:type="spellEnd"/>
      <w:r w:rsidR="00DF2A89">
        <w:rPr>
          <w:color w:val="000000"/>
        </w:rPr>
        <w:t>&gt; и деталями &lt;</w:t>
      </w:r>
      <w:r w:rsidR="00DF2A89" w:rsidRPr="00BD5D8B">
        <w:rPr>
          <w:color w:val="000000"/>
        </w:rPr>
        <w:t xml:space="preserve"> </w:t>
      </w:r>
      <w:proofErr w:type="spellStart"/>
      <w:r w:rsidR="00DF2A89">
        <w:rPr>
          <w:color w:val="000000"/>
        </w:rPr>
        <w:t>order</w:t>
      </w:r>
      <w:proofErr w:type="spellEnd"/>
      <w:r w:rsidR="00DF2A89">
        <w:rPr>
          <w:color w:val="000000"/>
          <w:lang w:val="en-US"/>
        </w:rPr>
        <w:t>S</w:t>
      </w:r>
      <w:proofErr w:type="spellStart"/>
      <w:r w:rsidR="00DF2A89">
        <w:rPr>
          <w:color w:val="000000"/>
        </w:rPr>
        <w:t>tatus</w:t>
      </w:r>
      <w:proofErr w:type="spellEnd"/>
      <w:r w:rsidR="00DF2A89">
        <w:rPr>
          <w:color w:val="000000"/>
          <w:lang w:val="en-US"/>
        </w:rPr>
        <w:t>C</w:t>
      </w:r>
      <w:proofErr w:type="spellStart"/>
      <w:r w:rsidR="00DF2A89">
        <w:rPr>
          <w:color w:val="000000"/>
        </w:rPr>
        <w:t>hanged</w:t>
      </w:r>
      <w:proofErr w:type="spellEnd"/>
      <w:r w:rsidR="00DF2A89">
        <w:rPr>
          <w:color w:val="000000"/>
          <w:lang w:val="en-US"/>
        </w:rPr>
        <w:t>D</w:t>
      </w:r>
      <w:proofErr w:type="spellStart"/>
      <w:r w:rsidR="00DF2A89">
        <w:rPr>
          <w:color w:val="000000"/>
        </w:rPr>
        <w:t>etail</w:t>
      </w:r>
      <w:proofErr w:type="spellEnd"/>
      <w:r w:rsidR="00DF2A89">
        <w:rPr>
          <w:color w:val="000000"/>
        </w:rPr>
        <w:t xml:space="preserve">&gt; (см. п. </w:t>
      </w:r>
      <w:r w:rsidR="00DF2A89">
        <w:rPr>
          <w:color w:val="000000"/>
        </w:rPr>
        <w:fldChar w:fldCharType="begin"/>
      </w:r>
      <w:r w:rsidR="00DF2A89">
        <w:rPr>
          <w:color w:val="000000"/>
        </w:rPr>
        <w:instrText xml:space="preserve"> REF _Ref190453476 \r \h </w:instrText>
      </w:r>
      <w:r w:rsidR="00DF2A89">
        <w:rPr>
          <w:color w:val="000000"/>
        </w:rPr>
      </w:r>
      <w:r w:rsidR="00DF2A89">
        <w:rPr>
          <w:color w:val="000000"/>
        </w:rPr>
        <w:fldChar w:fldCharType="separate"/>
      </w:r>
      <w:r w:rsidR="00DF2A89">
        <w:rPr>
          <w:color w:val="000000"/>
        </w:rPr>
        <w:t xml:space="preserve">4.2.3. </w:t>
      </w:r>
      <w:r w:rsidR="00DF2A89">
        <w:rPr>
          <w:color w:val="000000"/>
        </w:rPr>
        <w:fldChar w:fldCharType="end"/>
      </w:r>
      <w:r w:rsidR="00DF2A89">
        <w:rPr>
          <w:color w:val="000000"/>
        </w:rPr>
        <w:t xml:space="preserve">). </w:t>
      </w:r>
    </w:p>
    <w:p w14:paraId="21FD951F" w14:textId="1D02297F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 xml:space="preserve">В случае каких-либо проблем со сборкой заказа, изменений заказа (см. ниже) он будет перепланироваться и </w:t>
      </w:r>
      <w:proofErr w:type="spellStart"/>
      <w:r>
        <w:rPr>
          <w:color w:val="000000"/>
        </w:rPr>
        <w:t>пересобираться</w:t>
      </w:r>
      <w:proofErr w:type="spellEnd"/>
      <w:r>
        <w:rPr>
          <w:color w:val="000000"/>
        </w:rPr>
        <w:t>. Таким образом, сообщение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=’L’, ‘</w:t>
      </w:r>
      <w:commentRangeStart w:id="55"/>
      <w:del w:id="56" w:author="Evgeny Strelnikov" w:date="2025-12-02T14:28:00Z">
        <w:r w:rsidDel="00FF2ECB">
          <w:rPr>
            <w:color w:val="000000"/>
          </w:rPr>
          <w:delText>P’</w:delText>
        </w:r>
      </w:del>
      <w:commentRangeEnd w:id="55"/>
      <w:ins w:id="57" w:author="Evgeny Strelnikov" w:date="2025-12-02T14:28:00Z">
        <w:r w:rsidR="00FF2ECB">
          <w:rPr>
            <w:color w:val="000000"/>
            <w:lang w:val="en-US"/>
          </w:rPr>
          <w:t>Q</w:t>
        </w:r>
        <w:r w:rsidR="00FF2ECB">
          <w:rPr>
            <w:color w:val="000000"/>
          </w:rPr>
          <w:t>’</w:t>
        </w:r>
      </w:ins>
      <w:r w:rsidR="00FF22E0">
        <w:rPr>
          <w:rStyle w:val="a7"/>
          <w:color w:val="000000"/>
          <w:sz w:val="24"/>
          <w:szCs w:val="24"/>
        </w:rPr>
        <w:commentReference w:id="55"/>
      </w:r>
      <w:r>
        <w:rPr>
          <w:color w:val="000000"/>
        </w:rPr>
        <w:t>, ‘X’ может передаваться несколько раз. Сообщение об отгрузке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=’+’ передается только один раз.</w:t>
      </w:r>
    </w:p>
    <w:p w14:paraId="27CD68CF" w14:textId="3F4EBF08" w:rsidR="002F7D42" w:rsidRDefault="002F7D42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b/>
          <w:color w:val="000000"/>
        </w:rPr>
      </w:pPr>
    </w:p>
    <w:p w14:paraId="4B0378BC" w14:textId="77777777" w:rsidR="005B39BC" w:rsidRPr="00485572" w:rsidRDefault="005B39BC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0E3AA1A6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142"/>
        <w:rPr>
          <w:color w:val="000000"/>
        </w:rPr>
      </w:pPr>
    </w:p>
    <w:p w14:paraId="7A58059D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58" w:name="_Toc215488143"/>
      <w:r w:rsidRPr="00F96634">
        <w:rPr>
          <w:rFonts w:ascii="Arial" w:hAnsi="Arial"/>
          <w:bCs/>
          <w:sz w:val="32"/>
          <w:szCs w:val="32"/>
          <w:lang w:val="x-none"/>
        </w:rPr>
        <w:t>Изменение заказа</w:t>
      </w:r>
      <w:bookmarkEnd w:id="58"/>
    </w:p>
    <w:p w14:paraId="1DDC4D9A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>Для того, чтобы изменить существующий заказ, ГС должна прислать сообщение &lt;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&gt; с тем же номером заказа, </w:t>
      </w:r>
      <w:proofErr w:type="spellStart"/>
      <w:r>
        <w:rPr>
          <w:color w:val="000000"/>
        </w:rPr>
        <w:t>action</w:t>
      </w:r>
      <w:proofErr w:type="spellEnd"/>
      <w:r>
        <w:rPr>
          <w:color w:val="000000"/>
        </w:rPr>
        <w:t>=’</w:t>
      </w:r>
      <w:proofErr w:type="spellStart"/>
      <w:r>
        <w:rPr>
          <w:color w:val="000000"/>
        </w:rPr>
        <w:t>update</w:t>
      </w:r>
      <w:proofErr w:type="spellEnd"/>
      <w:r>
        <w:rPr>
          <w:color w:val="000000"/>
        </w:rPr>
        <w:t>’ или ‘</w:t>
      </w:r>
      <w:proofErr w:type="spellStart"/>
      <w:r>
        <w:rPr>
          <w:color w:val="000000"/>
        </w:rPr>
        <w:t>set</w:t>
      </w:r>
      <w:proofErr w:type="spellEnd"/>
      <w:r>
        <w:rPr>
          <w:color w:val="000000"/>
        </w:rPr>
        <w:t>’ и измененными деталями. При этом могут быть внесены следующие изменения:</w:t>
      </w:r>
    </w:p>
    <w:p w14:paraId="2799C046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изменено количество товара</w:t>
      </w:r>
    </w:p>
    <w:p w14:paraId="5072012A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lastRenderedPageBreak/>
        <w:t>добавлен новый товар</w:t>
      </w:r>
    </w:p>
    <w:p w14:paraId="40A389E4" w14:textId="77777777" w:rsidR="002F7D42" w:rsidRDefault="006874F4" w:rsidP="00054F1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удален товар</w:t>
      </w:r>
    </w:p>
    <w:p w14:paraId="27842C2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 xml:space="preserve">Изменение заказа допускается только в статусе «Готов» (до запуска в работу). </w:t>
      </w:r>
    </w:p>
    <w:p w14:paraId="149DE32E" w14:textId="77777777" w:rsidR="002F7D42" w:rsidRDefault="002F7D42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</w:p>
    <w:p w14:paraId="0821127D" w14:textId="77777777" w:rsidR="002F7D42" w:rsidRPr="00F96634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59" w:name="_Toc215488144"/>
      <w:r w:rsidRPr="00F96634">
        <w:rPr>
          <w:rFonts w:ascii="Arial" w:hAnsi="Arial"/>
          <w:bCs/>
          <w:sz w:val="32"/>
          <w:szCs w:val="32"/>
          <w:lang w:val="x-none"/>
        </w:rPr>
        <w:t>Отмена заказа из СУ</w:t>
      </w:r>
      <w:bookmarkEnd w:id="59"/>
    </w:p>
    <w:p w14:paraId="77CEF06A" w14:textId="768831E2" w:rsidR="002F7D42" w:rsidRDefault="006874F4">
      <w:pPr>
        <w:pBdr>
          <w:top w:val="nil"/>
          <w:left w:val="nil"/>
          <w:bottom w:val="nil"/>
          <w:right w:val="nil"/>
          <w:between w:val="nil"/>
        </w:pBdr>
        <w:ind w:firstLine="567"/>
        <w:rPr>
          <w:color w:val="000000"/>
        </w:rPr>
      </w:pPr>
      <w:r>
        <w:rPr>
          <w:color w:val="000000"/>
        </w:rPr>
        <w:t>В случае если по каким-либо причинам менеджер на складе отменяет Заказ (например, невозможно собрать ни одной строки данного Заказа), из СУ в ГС отправляется специальное сообщение об отмене Заказа &lt;</w:t>
      </w:r>
      <w:proofErr w:type="spellStart"/>
      <w:r>
        <w:rPr>
          <w:color w:val="000000"/>
        </w:rPr>
        <w:t>order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 w:rsidR="009B2C81">
        <w:rPr>
          <w:color w:val="000000"/>
          <w:lang w:val="en-US"/>
        </w:rPr>
        <w:t>C</w:t>
      </w:r>
      <w:proofErr w:type="spellStart"/>
      <w:r>
        <w:rPr>
          <w:color w:val="000000"/>
        </w:rPr>
        <w:t>hanged</w:t>
      </w:r>
      <w:proofErr w:type="spellEnd"/>
      <w:r>
        <w:rPr>
          <w:color w:val="000000"/>
        </w:rPr>
        <w:t xml:space="preserve">&gt; с </w:t>
      </w:r>
      <w:proofErr w:type="spellStart"/>
      <w:r>
        <w:rPr>
          <w:color w:val="000000"/>
        </w:rPr>
        <w:t>new</w:t>
      </w:r>
      <w:proofErr w:type="spellEnd"/>
      <w:r w:rsidR="009B2C81">
        <w:rPr>
          <w:color w:val="000000"/>
          <w:lang w:val="en-US"/>
        </w:rPr>
        <w:t>S</w:t>
      </w:r>
      <w:proofErr w:type="spellStart"/>
      <w:r>
        <w:rPr>
          <w:color w:val="000000"/>
        </w:rPr>
        <w:t>tatus</w:t>
      </w:r>
      <w:proofErr w:type="spellEnd"/>
      <w:r>
        <w:rPr>
          <w:color w:val="000000"/>
        </w:rPr>
        <w:t>='С'</w:t>
      </w:r>
      <w:r w:rsidR="00750352">
        <w:rPr>
          <w:color w:val="000000"/>
        </w:rPr>
        <w:t>.</w:t>
      </w:r>
    </w:p>
    <w:p w14:paraId="517A86D3" w14:textId="74D78203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</w:p>
    <w:p w14:paraId="348C3E64" w14:textId="49DBC0AE" w:rsidR="00CE35EB" w:rsidRPr="00A64148" w:rsidRDefault="00C101E1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0" w:name="_Toc215488145"/>
      <w:r>
        <w:rPr>
          <w:rFonts w:ascii="Arial" w:hAnsi="Arial" w:cs="Arial"/>
          <w:bCs/>
          <w:iCs/>
          <w:szCs w:val="28"/>
        </w:rPr>
        <w:t>Смена владельца товара</w:t>
      </w:r>
      <w:bookmarkEnd w:id="60"/>
    </w:p>
    <w:p w14:paraId="3CBFE563" w14:textId="7A87ABD5" w:rsidR="00C101E1" w:rsidRPr="007823C7" w:rsidRDefault="007823C7" w:rsidP="007823C7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>
        <w:rPr>
          <w:color w:val="000000"/>
        </w:rPr>
        <w:t>В данном проекте з</w:t>
      </w:r>
      <w:r w:rsidR="00C101E1">
        <w:rPr>
          <w:color w:val="000000"/>
        </w:rPr>
        <w:t>адани</w:t>
      </w:r>
      <w:r>
        <w:rPr>
          <w:color w:val="000000"/>
        </w:rPr>
        <w:t>е</w:t>
      </w:r>
      <w:r w:rsidR="00C101E1">
        <w:rPr>
          <w:color w:val="000000"/>
        </w:rPr>
        <w:t xml:space="preserve"> на смену владельца </w:t>
      </w:r>
      <w:r w:rsidR="00C9558E">
        <w:rPr>
          <w:color w:val="000000"/>
        </w:rPr>
        <w:t xml:space="preserve">(логического склада) </w:t>
      </w:r>
      <w:r w:rsidR="00C101E1">
        <w:rPr>
          <w:color w:val="000000"/>
        </w:rPr>
        <w:t xml:space="preserve">товара </w:t>
      </w:r>
      <w:r>
        <w:rPr>
          <w:color w:val="000000"/>
        </w:rPr>
        <w:t>создается</w:t>
      </w:r>
      <w:r w:rsidR="00C101E1">
        <w:rPr>
          <w:color w:val="000000"/>
        </w:rPr>
        <w:t xml:space="preserve"> на стороне ГС</w:t>
      </w:r>
      <w:r>
        <w:rPr>
          <w:color w:val="000000"/>
        </w:rPr>
        <w:t xml:space="preserve"> </w:t>
      </w:r>
      <w:r w:rsidR="00C101E1" w:rsidRPr="007823C7">
        <w:rPr>
          <w:color w:val="000000"/>
        </w:rPr>
        <w:t>и передается в СУ сообщением &lt;</w:t>
      </w:r>
      <w:proofErr w:type="spellStart"/>
      <w:r w:rsidR="00C101E1" w:rsidRPr="007823C7">
        <w:rPr>
          <w:color w:val="000000"/>
        </w:rPr>
        <w:t>owner</w:t>
      </w:r>
      <w:proofErr w:type="spellEnd"/>
      <w:r w:rsidR="00C101E1" w:rsidRPr="007823C7">
        <w:rPr>
          <w:color w:val="000000"/>
          <w:lang w:val="en-US"/>
        </w:rPr>
        <w:t>C</w:t>
      </w:r>
      <w:proofErr w:type="spellStart"/>
      <w:r w:rsidR="00C101E1" w:rsidRPr="007823C7">
        <w:rPr>
          <w:color w:val="000000"/>
        </w:rPr>
        <w:t>hange</w:t>
      </w:r>
      <w:proofErr w:type="spellEnd"/>
      <w:r w:rsidR="00C101E1" w:rsidRPr="007823C7">
        <w:rPr>
          <w:color w:val="000000"/>
          <w:lang w:val="en-US"/>
        </w:rPr>
        <w:t>R</w:t>
      </w:r>
      <w:proofErr w:type="spellStart"/>
      <w:r w:rsidR="00C101E1" w:rsidRPr="007823C7">
        <w:rPr>
          <w:color w:val="000000"/>
        </w:rPr>
        <w:t>eq</w:t>
      </w:r>
      <w:proofErr w:type="spellEnd"/>
      <w:r w:rsidR="00C101E1" w:rsidRPr="007823C7">
        <w:rPr>
          <w:color w:val="000000"/>
        </w:rPr>
        <w:t xml:space="preserve">&gt; (см. п. </w:t>
      </w:r>
      <w:r w:rsidR="00C101E1" w:rsidRPr="007823C7">
        <w:rPr>
          <w:color w:val="000000"/>
        </w:rPr>
        <w:fldChar w:fldCharType="begin"/>
      </w:r>
      <w:r w:rsidR="00C101E1" w:rsidRPr="007823C7">
        <w:rPr>
          <w:color w:val="000000"/>
        </w:rPr>
        <w:instrText xml:space="preserve"> REF _Ref184210667 \r \h  \* MERGEFORMAT </w:instrText>
      </w:r>
      <w:r w:rsidR="00C101E1" w:rsidRPr="007823C7">
        <w:rPr>
          <w:color w:val="000000"/>
        </w:rPr>
      </w:r>
      <w:r w:rsidR="00C101E1" w:rsidRPr="007823C7">
        <w:rPr>
          <w:color w:val="000000"/>
        </w:rPr>
        <w:fldChar w:fldCharType="separate"/>
      </w:r>
      <w:r w:rsidR="0028045E">
        <w:rPr>
          <w:color w:val="000000"/>
        </w:rPr>
        <w:t xml:space="preserve">4.1.5. </w:t>
      </w:r>
      <w:r w:rsidR="00C101E1" w:rsidRPr="007823C7">
        <w:rPr>
          <w:color w:val="000000"/>
        </w:rPr>
        <w:fldChar w:fldCharType="end"/>
      </w:r>
      <w:r w:rsidR="00C101E1" w:rsidRPr="007823C7">
        <w:rPr>
          <w:color w:val="000000"/>
        </w:rPr>
        <w:t>).  По факту выполнения задания СУ формирует и отправляет в ГС сообщение &lt;</w:t>
      </w:r>
      <w:proofErr w:type="spellStart"/>
      <w:r w:rsidR="00C101E1" w:rsidRPr="007823C7">
        <w:rPr>
          <w:color w:val="000000"/>
        </w:rPr>
        <w:t>owner</w:t>
      </w:r>
      <w:proofErr w:type="spellEnd"/>
      <w:r w:rsidR="00C101E1" w:rsidRPr="007823C7">
        <w:rPr>
          <w:color w:val="000000"/>
          <w:lang w:val="en-US"/>
        </w:rPr>
        <w:t>C</w:t>
      </w:r>
      <w:proofErr w:type="spellStart"/>
      <w:r w:rsidR="00C101E1" w:rsidRPr="007823C7">
        <w:rPr>
          <w:color w:val="000000"/>
        </w:rPr>
        <w:t>hange</w:t>
      </w:r>
      <w:proofErr w:type="spellEnd"/>
      <w:r w:rsidR="00C101E1" w:rsidRPr="007823C7">
        <w:rPr>
          <w:color w:val="000000"/>
          <w:lang w:val="en-US"/>
        </w:rPr>
        <w:t>R</w:t>
      </w:r>
      <w:proofErr w:type="spellStart"/>
      <w:r w:rsidR="00C101E1" w:rsidRPr="007823C7">
        <w:rPr>
          <w:color w:val="000000"/>
        </w:rPr>
        <w:t>esult</w:t>
      </w:r>
      <w:proofErr w:type="spellEnd"/>
      <w:r w:rsidR="00C101E1" w:rsidRPr="007823C7">
        <w:rPr>
          <w:color w:val="000000"/>
        </w:rPr>
        <w:t xml:space="preserve">&gt; (см. п. </w:t>
      </w:r>
      <w:r w:rsidR="00C101E1" w:rsidRPr="007823C7">
        <w:rPr>
          <w:color w:val="000000"/>
        </w:rPr>
        <w:fldChar w:fldCharType="begin"/>
      </w:r>
      <w:r w:rsidR="00C101E1" w:rsidRPr="007823C7">
        <w:rPr>
          <w:color w:val="000000"/>
        </w:rPr>
        <w:instrText xml:space="preserve"> REF _Ref30503237 \r \h  \* MERGEFORMAT </w:instrText>
      </w:r>
      <w:r w:rsidR="00C101E1" w:rsidRPr="007823C7">
        <w:rPr>
          <w:color w:val="000000"/>
        </w:rPr>
      </w:r>
      <w:r w:rsidR="00C101E1" w:rsidRPr="007823C7">
        <w:rPr>
          <w:color w:val="000000"/>
        </w:rPr>
        <w:fldChar w:fldCharType="separate"/>
      </w:r>
      <w:r>
        <w:rPr>
          <w:color w:val="000000"/>
        </w:rPr>
        <w:t xml:space="preserve">4.2.5. </w:t>
      </w:r>
      <w:r w:rsidR="00C101E1" w:rsidRPr="007823C7">
        <w:rPr>
          <w:color w:val="000000"/>
        </w:rPr>
        <w:fldChar w:fldCharType="end"/>
      </w:r>
      <w:r w:rsidR="00C101E1" w:rsidRPr="007823C7">
        <w:rPr>
          <w:color w:val="000000"/>
        </w:rPr>
        <w:t>).</w:t>
      </w:r>
    </w:p>
    <w:p w14:paraId="4EC346E8" w14:textId="77777777" w:rsidR="00B17D9C" w:rsidRDefault="00B17D9C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08A94F14" w14:textId="77777777" w:rsidR="002F7D42" w:rsidRPr="00BB339E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1" w:name="_Toc215488146"/>
      <w:r w:rsidRPr="00BB339E">
        <w:rPr>
          <w:rFonts w:ascii="Arial" w:hAnsi="Arial" w:cs="Arial"/>
          <w:bCs/>
          <w:iCs/>
          <w:szCs w:val="28"/>
        </w:rPr>
        <w:t>Текущие остатки</w:t>
      </w:r>
      <w:bookmarkEnd w:id="61"/>
    </w:p>
    <w:p w14:paraId="3D27F6D2" w14:textId="27805425" w:rsidR="00887486" w:rsidRDefault="00887486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887486">
        <w:rPr>
          <w:color w:val="000000"/>
        </w:rPr>
        <w:t>ГС запрашивает текущие остатки в СУ сообщением &lt;</w:t>
      </w:r>
      <w:proofErr w:type="spellStart"/>
      <w:r w:rsidRPr="00887486">
        <w:rPr>
          <w:color w:val="000000"/>
        </w:rPr>
        <w:t>remainsReq</w:t>
      </w:r>
      <w:proofErr w:type="spellEnd"/>
      <w:r w:rsidRPr="00887486">
        <w:rPr>
          <w:color w:val="000000"/>
        </w:rPr>
        <w:t xml:space="preserve">&gt; (см. п. </w:t>
      </w:r>
      <w:r w:rsidRPr="00887486">
        <w:rPr>
          <w:color w:val="000000"/>
        </w:rPr>
        <w:fldChar w:fldCharType="begin"/>
      </w:r>
      <w:r w:rsidRPr="00887486">
        <w:rPr>
          <w:color w:val="000000"/>
        </w:rPr>
        <w:instrText xml:space="preserve"> REF _Ref184211748 \r \h </w:instrText>
      </w:r>
      <w:r>
        <w:rPr>
          <w:color w:val="000000"/>
        </w:rPr>
        <w:instrText xml:space="preserve"> \* MERGEFORMAT </w:instrText>
      </w:r>
      <w:r w:rsidRPr="00887486">
        <w:rPr>
          <w:color w:val="000000"/>
        </w:rPr>
      </w:r>
      <w:r w:rsidRPr="00887486">
        <w:rPr>
          <w:color w:val="000000"/>
        </w:rPr>
        <w:fldChar w:fldCharType="separate"/>
      </w:r>
      <w:r w:rsidR="0028045E">
        <w:rPr>
          <w:color w:val="000000"/>
        </w:rPr>
        <w:t xml:space="preserve">4.1.6. </w:t>
      </w:r>
      <w:r w:rsidRPr="00887486">
        <w:rPr>
          <w:color w:val="000000"/>
        </w:rPr>
        <w:fldChar w:fldCharType="end"/>
      </w:r>
      <w:r w:rsidRPr="00887486">
        <w:rPr>
          <w:color w:val="000000"/>
        </w:rPr>
        <w:t>). В ответ на запрос СУ формирует и отправляет в ГС сообщение &lt;</w:t>
      </w:r>
      <w:proofErr w:type="spellStart"/>
      <w:r w:rsidRPr="00887486">
        <w:rPr>
          <w:color w:val="000000"/>
        </w:rPr>
        <w:t>remains</w:t>
      </w:r>
      <w:proofErr w:type="spellEnd"/>
      <w:r w:rsidRPr="00887486">
        <w:rPr>
          <w:color w:val="000000"/>
        </w:rPr>
        <w:t xml:space="preserve">&gt; (см. п. </w:t>
      </w:r>
      <w:r w:rsidRPr="00887486">
        <w:rPr>
          <w:color w:val="000000"/>
        </w:rPr>
        <w:fldChar w:fldCharType="begin"/>
      </w:r>
      <w:r w:rsidRPr="00887486">
        <w:rPr>
          <w:color w:val="000000"/>
        </w:rPr>
        <w:instrText xml:space="preserve"> REF _Ref184211824 \r \h </w:instrText>
      </w:r>
      <w:r>
        <w:rPr>
          <w:color w:val="000000"/>
        </w:rPr>
        <w:instrText xml:space="preserve"> \* MERGEFORMAT </w:instrText>
      </w:r>
      <w:r w:rsidRPr="00887486">
        <w:rPr>
          <w:color w:val="000000"/>
        </w:rPr>
      </w:r>
      <w:r w:rsidRPr="00887486">
        <w:rPr>
          <w:color w:val="000000"/>
        </w:rPr>
        <w:fldChar w:fldCharType="separate"/>
      </w:r>
      <w:r w:rsidR="0028045E">
        <w:rPr>
          <w:color w:val="000000"/>
        </w:rPr>
        <w:t xml:space="preserve">4.2.5. </w:t>
      </w:r>
      <w:r w:rsidRPr="00887486">
        <w:rPr>
          <w:color w:val="000000"/>
        </w:rPr>
        <w:fldChar w:fldCharType="end"/>
      </w:r>
      <w:r w:rsidRPr="00887486">
        <w:rPr>
          <w:color w:val="000000"/>
        </w:rPr>
        <w:t>)</w:t>
      </w:r>
      <w:r w:rsidR="006030FF">
        <w:rPr>
          <w:color w:val="000000"/>
        </w:rPr>
        <w:t>.</w:t>
      </w:r>
    </w:p>
    <w:p w14:paraId="2CE28057" w14:textId="08625E81" w:rsid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0B6DE602" w14:textId="45020F48" w:rsidR="006030FF" w:rsidRPr="00BB339E" w:rsidRDefault="006030FF" w:rsidP="006030FF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2" w:name="_Toc215488147"/>
      <w:r>
        <w:rPr>
          <w:rFonts w:ascii="Arial" w:hAnsi="Arial" w:cs="Arial"/>
          <w:bCs/>
          <w:iCs/>
          <w:szCs w:val="28"/>
        </w:rPr>
        <w:t>Пересчет марок</w:t>
      </w:r>
      <w:bookmarkEnd w:id="62"/>
    </w:p>
    <w:p w14:paraId="40D0269F" w14:textId="6BC49FF8" w:rsidR="006030FF" w:rsidRDefault="003F25B4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 результате пересчета марок (</w:t>
      </w:r>
      <w:r w:rsidRPr="003F25B4">
        <w:rPr>
          <w:color w:val="000000"/>
        </w:rPr>
        <w:t>актуализации КГУ/марок в выбранном грузе</w:t>
      </w:r>
      <w:r>
        <w:rPr>
          <w:color w:val="000000"/>
        </w:rPr>
        <w:t xml:space="preserve">) СУ формирует и отправляет в ГС сообщение </w:t>
      </w:r>
      <w:r w:rsidRPr="003F25B4">
        <w:rPr>
          <w:color w:val="000000"/>
        </w:rPr>
        <w:t>&lt;</w:t>
      </w:r>
      <w:proofErr w:type="spellStart"/>
      <w:r w:rsidRPr="003F25B4">
        <w:rPr>
          <w:color w:val="000000"/>
        </w:rPr>
        <w:t>inventory</w:t>
      </w:r>
      <w:proofErr w:type="spellEnd"/>
      <w:r w:rsidR="0028045E">
        <w:rPr>
          <w:color w:val="000000"/>
          <w:lang w:val="en-US"/>
        </w:rPr>
        <w:t>Re</w:t>
      </w:r>
      <w:proofErr w:type="spellStart"/>
      <w:r w:rsidRPr="003F25B4">
        <w:rPr>
          <w:color w:val="000000"/>
        </w:rPr>
        <w:t>port</w:t>
      </w:r>
      <w:proofErr w:type="spellEnd"/>
      <w:r w:rsidRPr="003F25B4">
        <w:rPr>
          <w:color w:val="000000"/>
        </w:rPr>
        <w:t>&gt;</w:t>
      </w:r>
      <w:r>
        <w:rPr>
          <w:color w:val="000000"/>
        </w:rPr>
        <w:t xml:space="preserve"> (см. п. </w:t>
      </w:r>
      <w:r>
        <w:rPr>
          <w:color w:val="000000"/>
        </w:rPr>
        <w:fldChar w:fldCharType="begin"/>
      </w:r>
      <w:r>
        <w:rPr>
          <w:color w:val="000000"/>
        </w:rPr>
        <w:instrText xml:space="preserve"> REF _Ref190255479 \r \h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9403D8">
        <w:rPr>
          <w:color w:val="000000"/>
        </w:rPr>
        <w:t xml:space="preserve">4.2.6. </w:t>
      </w:r>
      <w:r>
        <w:rPr>
          <w:color w:val="000000"/>
        </w:rPr>
        <w:fldChar w:fldCharType="end"/>
      </w:r>
      <w:r>
        <w:rPr>
          <w:color w:val="000000"/>
        </w:rPr>
        <w:t>). В рамках данного сообщение передаются только коды маркировки, о которых СУ ничего неизвестно.</w:t>
      </w:r>
    </w:p>
    <w:p w14:paraId="08CE9CEE" w14:textId="0E9E72A0" w:rsidR="003F25B4" w:rsidRPr="006030FF" w:rsidRDefault="003F25B4" w:rsidP="003F25B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В</w:t>
      </w:r>
      <w:r w:rsidRPr="0028045E">
        <w:rPr>
          <w:color w:val="000000"/>
        </w:rPr>
        <w:t xml:space="preserve"> </w:t>
      </w:r>
      <w:r>
        <w:rPr>
          <w:color w:val="000000"/>
        </w:rPr>
        <w:t>ответном</w:t>
      </w:r>
      <w:r w:rsidRPr="0028045E">
        <w:rPr>
          <w:color w:val="000000"/>
        </w:rPr>
        <w:t xml:space="preserve"> </w:t>
      </w:r>
      <w:r>
        <w:rPr>
          <w:color w:val="000000"/>
        </w:rPr>
        <w:t>сообщении</w:t>
      </w:r>
      <w:r w:rsidRPr="0028045E">
        <w:rPr>
          <w:color w:val="000000"/>
        </w:rPr>
        <w:t xml:space="preserve"> &lt;</w:t>
      </w:r>
      <w:proofErr w:type="spellStart"/>
      <w:r w:rsidRPr="003F25B4">
        <w:rPr>
          <w:color w:val="000000"/>
          <w:lang w:val="en-US"/>
        </w:rPr>
        <w:t>inventory</w:t>
      </w:r>
      <w:r w:rsidR="0028045E">
        <w:rPr>
          <w:color w:val="000000"/>
          <w:lang w:val="en-US"/>
        </w:rPr>
        <w:t>R</w:t>
      </w:r>
      <w:r w:rsidRPr="003F25B4">
        <w:rPr>
          <w:color w:val="000000"/>
          <w:lang w:val="en-US"/>
        </w:rPr>
        <w:t>eport</w:t>
      </w:r>
      <w:r w:rsidR="0028045E">
        <w:rPr>
          <w:color w:val="000000"/>
          <w:lang w:val="en-US"/>
        </w:rPr>
        <w:t>C</w:t>
      </w:r>
      <w:r w:rsidRPr="003F25B4">
        <w:rPr>
          <w:color w:val="000000"/>
          <w:lang w:val="en-US"/>
        </w:rPr>
        <w:t>heking</w:t>
      </w:r>
      <w:r w:rsidR="0028045E">
        <w:rPr>
          <w:color w:val="000000"/>
          <w:lang w:val="en-US"/>
        </w:rPr>
        <w:t>R</w:t>
      </w:r>
      <w:r w:rsidRPr="003F25B4">
        <w:rPr>
          <w:color w:val="000000"/>
          <w:lang w:val="en-US"/>
        </w:rPr>
        <w:t>esult</w:t>
      </w:r>
      <w:proofErr w:type="spellEnd"/>
      <w:r w:rsidRPr="0028045E">
        <w:rPr>
          <w:color w:val="000000"/>
        </w:rPr>
        <w:t>&gt; (</w:t>
      </w:r>
      <w:r>
        <w:rPr>
          <w:color w:val="000000"/>
        </w:rPr>
        <w:t>см</w:t>
      </w:r>
      <w:r w:rsidRPr="0028045E">
        <w:rPr>
          <w:color w:val="000000"/>
        </w:rPr>
        <w:t xml:space="preserve">. </w:t>
      </w:r>
      <w:r>
        <w:rPr>
          <w:color w:val="000000"/>
        </w:rPr>
        <w:t>п</w:t>
      </w:r>
      <w:r w:rsidRPr="0028045E">
        <w:rPr>
          <w:color w:val="000000"/>
        </w:rPr>
        <w:t xml:space="preserve">. </w:t>
      </w:r>
      <w:r>
        <w:rPr>
          <w:color w:val="000000"/>
        </w:rPr>
        <w:fldChar w:fldCharType="begin"/>
      </w:r>
      <w:r w:rsidRPr="0028045E">
        <w:rPr>
          <w:color w:val="000000"/>
        </w:rPr>
        <w:instrText xml:space="preserve"> </w:instrText>
      </w:r>
      <w:r>
        <w:rPr>
          <w:color w:val="000000"/>
          <w:lang w:val="en-US"/>
        </w:rPr>
        <w:instrText>REF</w:instrText>
      </w:r>
      <w:r w:rsidRPr="0028045E">
        <w:rPr>
          <w:color w:val="000000"/>
        </w:rPr>
        <w:instrText xml:space="preserve"> _</w:instrText>
      </w:r>
      <w:r>
        <w:rPr>
          <w:color w:val="000000"/>
          <w:lang w:val="en-US"/>
        </w:rPr>
        <w:instrText>Ref</w:instrText>
      </w:r>
      <w:r w:rsidRPr="0028045E">
        <w:rPr>
          <w:color w:val="000000"/>
        </w:rPr>
        <w:instrText>190255491 \</w:instrText>
      </w:r>
      <w:r>
        <w:rPr>
          <w:color w:val="000000"/>
          <w:lang w:val="en-US"/>
        </w:rPr>
        <w:instrText>r</w:instrText>
      </w:r>
      <w:r w:rsidRPr="0028045E">
        <w:rPr>
          <w:color w:val="000000"/>
        </w:rPr>
        <w:instrText xml:space="preserve"> \</w:instrText>
      </w:r>
      <w:r>
        <w:rPr>
          <w:color w:val="000000"/>
          <w:lang w:val="en-US"/>
        </w:rPr>
        <w:instrText>h</w:instrText>
      </w:r>
      <w:r w:rsidRPr="0028045E">
        <w:rPr>
          <w:color w:val="000000"/>
        </w:rPr>
        <w:instrText xml:space="preserve"> </w:instrText>
      </w:r>
      <w:r>
        <w:rPr>
          <w:color w:val="000000"/>
        </w:rPr>
      </w:r>
      <w:r>
        <w:rPr>
          <w:color w:val="000000"/>
        </w:rPr>
        <w:fldChar w:fldCharType="separate"/>
      </w:r>
      <w:r w:rsidR="009403D8" w:rsidRPr="009403D8">
        <w:rPr>
          <w:color w:val="000000"/>
        </w:rPr>
        <w:t xml:space="preserve">4.1.7. </w:t>
      </w:r>
      <w:r>
        <w:rPr>
          <w:color w:val="000000"/>
        </w:rPr>
        <w:fldChar w:fldCharType="end"/>
      </w:r>
      <w:r>
        <w:rPr>
          <w:color w:val="000000"/>
        </w:rPr>
        <w:t>) из ГС в СУ содержится информация о запрошенных кодах маркировки.</w:t>
      </w:r>
    </w:p>
    <w:p w14:paraId="24BAF2DD" w14:textId="796711F3" w:rsidR="003F25B4" w:rsidRDefault="003F25B4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31897644" w14:textId="018AE2A0" w:rsidR="006030FF" w:rsidRP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4824D862" w14:textId="77777777" w:rsidR="006030FF" w:rsidRPr="006030FF" w:rsidRDefault="006030FF" w:rsidP="00887486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15BC133A" w14:textId="004808FE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jc w:val="left"/>
        <w:rPr>
          <w:rFonts w:ascii="Arial" w:hAnsi="Arial" w:cs="Arial"/>
          <w:bCs/>
          <w:kern w:val="1"/>
          <w:sz w:val="40"/>
          <w:szCs w:val="32"/>
        </w:rPr>
      </w:pPr>
      <w:bookmarkStart w:id="63" w:name="_Toc215488148"/>
      <w:r w:rsidRPr="00F96634">
        <w:rPr>
          <w:rFonts w:ascii="Arial" w:hAnsi="Arial" w:cs="Arial"/>
          <w:bCs/>
          <w:kern w:val="1"/>
          <w:sz w:val="40"/>
          <w:szCs w:val="32"/>
        </w:rPr>
        <w:lastRenderedPageBreak/>
        <w:t>Программная реализация информационного обмена</w:t>
      </w:r>
      <w:bookmarkEnd w:id="63"/>
    </w:p>
    <w:p w14:paraId="4229925B" w14:textId="77777777" w:rsidR="005F0735" w:rsidRDefault="005F0735" w:rsidP="005F0735">
      <w:pPr>
        <w:spacing w:before="120" w:after="0"/>
      </w:pPr>
      <w:r>
        <w:t>Обмен данными между системами производится с использованием REST API.</w:t>
      </w:r>
    </w:p>
    <w:p w14:paraId="4FE078A9" w14:textId="77777777" w:rsidR="005F0735" w:rsidRDefault="005F0735" w:rsidP="005F0735">
      <w:r>
        <w:tab/>
        <w:t xml:space="preserve">В разделе представлено краткое описание процессов и диаграммы последовательности в </w:t>
      </w:r>
      <w:proofErr w:type="spellStart"/>
      <w:r>
        <w:rPr>
          <w:lang w:val="en-US"/>
        </w:rPr>
        <w:t>uml</w:t>
      </w:r>
      <w:proofErr w:type="spellEnd"/>
      <w:r>
        <w:t>-нотации для каждого из них.</w:t>
      </w:r>
    </w:p>
    <w:p w14:paraId="7181CFCC" w14:textId="77777777" w:rsidR="005F0735" w:rsidRPr="005F0735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4" w:name="_Toc215488149"/>
      <w:r w:rsidRPr="005F0735">
        <w:rPr>
          <w:rFonts w:ascii="Arial" w:hAnsi="Arial" w:cs="Arial"/>
          <w:bCs/>
          <w:iCs/>
          <w:szCs w:val="28"/>
        </w:rPr>
        <w:t>Правила обмена</w:t>
      </w:r>
      <w:bookmarkEnd w:id="64"/>
    </w:p>
    <w:p w14:paraId="1C0DAE3C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 xml:space="preserve">Передача сообщений в </w:t>
      </w:r>
      <w:proofErr w:type="spellStart"/>
      <w:r w:rsidRPr="005F0735">
        <w:rPr>
          <w:color w:val="000000"/>
        </w:rPr>
        <w:t>SolvoWMS</w:t>
      </w:r>
      <w:proofErr w:type="spellEnd"/>
      <w:r w:rsidRPr="005F0735">
        <w:rPr>
          <w:color w:val="000000"/>
        </w:rPr>
        <w:t xml:space="preserve"> производится путем вызова POST </w:t>
      </w:r>
      <w:proofErr w:type="spellStart"/>
      <w:proofErr w:type="gramStart"/>
      <w:r w:rsidRPr="005F0735">
        <w:rPr>
          <w:color w:val="000000"/>
        </w:rPr>
        <w:t>endpoint</w:t>
      </w:r>
      <w:proofErr w:type="spellEnd"/>
      <w:r w:rsidRPr="005F0735">
        <w:rPr>
          <w:color w:val="000000"/>
        </w:rPr>
        <w:t xml:space="preserve">  /</w:t>
      </w:r>
      <w:proofErr w:type="spellStart"/>
      <w:proofErr w:type="gramEnd"/>
      <w:r w:rsidRPr="005F0735">
        <w:rPr>
          <w:color w:val="000000"/>
        </w:rPr>
        <w:t>message</w:t>
      </w:r>
      <w:proofErr w:type="spellEnd"/>
      <w:r w:rsidRPr="005F0735">
        <w:rPr>
          <w:color w:val="000000"/>
        </w:rPr>
        <w:t>/</w:t>
      </w:r>
      <w:proofErr w:type="spellStart"/>
      <w:r w:rsidRPr="005F0735">
        <w:rPr>
          <w:color w:val="000000"/>
        </w:rPr>
        <w:t>accept</w:t>
      </w:r>
      <w:proofErr w:type="spellEnd"/>
      <w:r w:rsidRPr="005F0735">
        <w:rPr>
          <w:color w:val="000000"/>
        </w:rPr>
        <w:t xml:space="preserve">. </w:t>
      </w:r>
    </w:p>
    <w:p w14:paraId="53E207A4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 xml:space="preserve">В теле запроса сообщение в формате универсальных языков описания структуры данных JSON или </w:t>
      </w:r>
      <w:proofErr w:type="gramStart"/>
      <w:r w:rsidRPr="005F0735">
        <w:rPr>
          <w:color w:val="000000"/>
        </w:rPr>
        <w:t>XML(</w:t>
      </w:r>
      <w:proofErr w:type="spellStart"/>
      <w:proofErr w:type="gramEnd"/>
      <w:r w:rsidRPr="005F0735">
        <w:rPr>
          <w:color w:val="000000"/>
        </w:rPr>
        <w:t>xml</w:t>
      </w:r>
      <w:proofErr w:type="spellEnd"/>
      <w:r w:rsidRPr="005F0735">
        <w:rPr>
          <w:color w:val="000000"/>
        </w:rPr>
        <w:t xml:space="preserve"> </w:t>
      </w:r>
      <w:proofErr w:type="spellStart"/>
      <w:r w:rsidRPr="005F0735">
        <w:rPr>
          <w:color w:val="000000"/>
        </w:rPr>
        <w:t>version</w:t>
      </w:r>
      <w:proofErr w:type="spellEnd"/>
      <w:r w:rsidRPr="005F0735">
        <w:rPr>
          <w:color w:val="000000"/>
        </w:rPr>
        <w:t xml:space="preserve"> 1.0).</w:t>
      </w:r>
    </w:p>
    <w:p w14:paraId="214C023C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ab/>
        <w:t>Названия всех тэгов и их параметров записываются в нижнем регистре.</w:t>
      </w:r>
    </w:p>
    <w:p w14:paraId="7BFE8199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>Данный формат является двусторонним, и все перечисленные данные действуют как при передаче сообщений в СУСК, так и при их передаче в ГС.</w:t>
      </w:r>
    </w:p>
    <w:p w14:paraId="6DBEC78F" w14:textId="77777777" w:rsidR="005F0735" w:rsidRPr="005F0735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65" w:name="_Toc144114815"/>
      <w:bookmarkStart w:id="66" w:name="_Toc215488150"/>
      <w:r w:rsidRPr="005F0735">
        <w:rPr>
          <w:rFonts w:ascii="Arial" w:hAnsi="Arial" w:cs="Arial"/>
          <w:bCs/>
          <w:iCs/>
          <w:szCs w:val="28"/>
        </w:rPr>
        <w:t>Типы данных</w:t>
      </w:r>
      <w:bookmarkEnd w:id="65"/>
      <w:bookmarkEnd w:id="66"/>
    </w:p>
    <w:p w14:paraId="4AFAB841" w14:textId="77777777" w:rsidR="005F0735" w:rsidRPr="005F0735" w:rsidRDefault="005F0735" w:rsidP="005F073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5F0735">
        <w:rPr>
          <w:color w:val="000000"/>
        </w:rPr>
        <w:t>В таблице приведены используемые типы данных для значений:</w:t>
      </w:r>
    </w:p>
    <w:p w14:paraId="0F7B6078" w14:textId="77777777" w:rsidR="005F0735" w:rsidRPr="0038475D" w:rsidRDefault="005F0735" w:rsidP="005F0735">
      <w:pPr>
        <w:pStyle w:val="Tableeng"/>
        <w:numPr>
          <w:ilvl w:val="0"/>
          <w:numId w:val="0"/>
        </w:numPr>
        <w:ind w:left="720"/>
        <w:rPr>
          <w:lang w:val="ru-RU"/>
        </w:rPr>
      </w:pPr>
      <w:bookmarkStart w:id="67" w:name="Таблица3"/>
      <w:bookmarkEnd w:id="67"/>
    </w:p>
    <w:tbl>
      <w:tblPr>
        <w:tblW w:w="5000" w:type="pct"/>
        <w:tblInd w:w="113" w:type="dxa"/>
        <w:tblLayout w:type="fixed"/>
        <w:tblLook w:val="0000" w:firstRow="0" w:lastRow="0" w:firstColumn="0" w:lastColumn="0" w:noHBand="0" w:noVBand="0"/>
      </w:tblPr>
      <w:tblGrid>
        <w:gridCol w:w="2031"/>
        <w:gridCol w:w="7313"/>
      </w:tblGrid>
      <w:tr w:rsidR="005F0735" w14:paraId="4BA66050" w14:textId="77777777" w:rsidTr="005F0735">
        <w:trPr>
          <w:cantSplit/>
          <w:trHeight w:val="279"/>
          <w:tblHeader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vAlign w:val="center"/>
          </w:tcPr>
          <w:p w14:paraId="0B30A0AE" w14:textId="77777777" w:rsidR="005F0735" w:rsidRPr="005F0735" w:rsidRDefault="005F0735" w:rsidP="005F0735">
            <w:pPr>
              <w:snapToGrid w:val="0"/>
              <w:spacing w:after="0"/>
              <w:rPr>
                <w:b/>
                <w:lang w:val="en-US"/>
              </w:rPr>
            </w:pPr>
            <w:proofErr w:type="spellStart"/>
            <w:r w:rsidRPr="005F0735">
              <w:rPr>
                <w:b/>
                <w:lang w:val="en-US"/>
              </w:rPr>
              <w:t>Тип</w:t>
            </w:r>
            <w:proofErr w:type="spellEnd"/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  <w:vAlign w:val="center"/>
          </w:tcPr>
          <w:p w14:paraId="6390F8D1" w14:textId="77777777" w:rsidR="005F0735" w:rsidRPr="005F0735" w:rsidRDefault="005F0735" w:rsidP="005F0735">
            <w:pPr>
              <w:snapToGrid w:val="0"/>
              <w:spacing w:after="0"/>
              <w:rPr>
                <w:b/>
                <w:lang w:val="en-US"/>
              </w:rPr>
            </w:pPr>
            <w:proofErr w:type="spellStart"/>
            <w:r w:rsidRPr="005F0735">
              <w:rPr>
                <w:b/>
                <w:lang w:val="en-US"/>
              </w:rPr>
              <w:t>Описание</w:t>
            </w:r>
            <w:proofErr w:type="spellEnd"/>
          </w:p>
        </w:tc>
      </w:tr>
      <w:tr w:rsidR="005F0735" w:rsidRPr="0038475D" w14:paraId="287D0BAF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48C9B69A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array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7D6F0E1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Список элементов любого типа в </w:t>
            </w:r>
            <w:proofErr w:type="gramStart"/>
            <w:r>
              <w:t>[ ]</w:t>
            </w:r>
            <w:proofErr w:type="gramEnd"/>
            <w:r>
              <w:t xml:space="preserve"> </w:t>
            </w:r>
          </w:p>
        </w:tc>
      </w:tr>
      <w:tr w:rsidR="005F0735" w:rsidRPr="0038475D" w14:paraId="271B4B20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0360560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object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37914A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Неупорядоченный список пар «</w:t>
            </w:r>
            <w:proofErr w:type="spellStart"/>
            <w:proofErr w:type="gramStart"/>
            <w:r>
              <w:t>ключ;значение</w:t>
            </w:r>
            <w:proofErr w:type="spellEnd"/>
            <w:proofErr w:type="gramEnd"/>
            <w:r>
              <w:t>» в { }</w:t>
            </w:r>
          </w:p>
        </w:tc>
      </w:tr>
      <w:tr w:rsidR="005F0735" w14:paraId="5D7B5F6A" w14:textId="77777777" w:rsidTr="00B179E1">
        <w:trPr>
          <w:cantSplit/>
          <w:trHeight w:val="246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5D1DE463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5ECF9B0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Строковый тип</w:t>
            </w:r>
          </w:p>
        </w:tc>
      </w:tr>
      <w:tr w:rsidR="005F0735" w:rsidRPr="0038475D" w14:paraId="3D4B9844" w14:textId="77777777" w:rsidTr="00B179E1">
        <w:trPr>
          <w:cantSplit/>
          <w:trHeight w:val="223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10859B8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 xml:space="preserve">string </w:t>
            </w:r>
            <w:r>
              <w:rPr>
                <w:rFonts w:cs="Calibri"/>
              </w:rPr>
              <w:t>(</w:t>
            </w:r>
            <w:proofErr w:type="spellStart"/>
            <w:r>
              <w:rPr>
                <w:rFonts w:cs="Calibri"/>
                <w:lang w:val="en-US"/>
              </w:rPr>
              <w:t>uuid</w:t>
            </w:r>
            <w:proofErr w:type="spellEnd"/>
            <w:r>
              <w:rPr>
                <w:rFonts w:cs="Calibri"/>
              </w:rPr>
              <w:t>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866DD7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Универсальный уникальный идентификатор (</w:t>
            </w:r>
            <w:r>
              <w:rPr>
                <w:lang w:val="en-US"/>
              </w:rPr>
              <w:t>UUID</w:t>
            </w:r>
            <w:r>
              <w:t xml:space="preserve">), строка, содержащая набор шестнадцатеричных чисел: </w:t>
            </w:r>
            <w:proofErr w:type="spellStart"/>
            <w:r>
              <w:rPr>
                <w:b/>
                <w:bCs/>
                <w:lang w:val="en-US"/>
              </w:rPr>
              <w:t>cef</w:t>
            </w:r>
            <w:proofErr w:type="spellEnd"/>
            <w:r>
              <w:rPr>
                <w:b/>
                <w:bCs/>
              </w:rPr>
              <w:t>0</w:t>
            </w:r>
            <w:proofErr w:type="spellStart"/>
            <w:r>
              <w:rPr>
                <w:b/>
                <w:bCs/>
                <w:lang w:val="en-US"/>
              </w:rPr>
              <w:t>cbf</w:t>
            </w:r>
            <w:proofErr w:type="spellEnd"/>
            <w:r>
              <w:rPr>
                <w:b/>
                <w:bCs/>
              </w:rPr>
              <w:t>3-6458-4</w:t>
            </w:r>
            <w:r>
              <w:rPr>
                <w:b/>
                <w:bCs/>
                <w:lang w:val="en-US"/>
              </w:rPr>
              <w:t>f</w:t>
            </w:r>
            <w:r>
              <w:rPr>
                <w:b/>
                <w:bCs/>
              </w:rPr>
              <w:t>13-</w:t>
            </w:r>
            <w:r>
              <w:rPr>
                <w:b/>
                <w:bCs/>
                <w:lang w:val="en-US"/>
              </w:rPr>
              <w:t>a</w:t>
            </w:r>
            <w:r>
              <w:rPr>
                <w:b/>
                <w:bCs/>
              </w:rPr>
              <w:t>418-</w:t>
            </w:r>
            <w:proofErr w:type="spellStart"/>
            <w:r>
              <w:rPr>
                <w:b/>
                <w:bCs/>
                <w:lang w:val="en-US"/>
              </w:rPr>
              <w:t>ee</w:t>
            </w:r>
            <w:proofErr w:type="spellEnd"/>
            <w:r>
              <w:rPr>
                <w:b/>
                <w:bCs/>
              </w:rPr>
              <w:t>4</w:t>
            </w:r>
            <w:r>
              <w:rPr>
                <w:b/>
                <w:bCs/>
                <w:lang w:val="en-US"/>
              </w:rPr>
              <w:t>d</w:t>
            </w:r>
            <w:r>
              <w:rPr>
                <w:b/>
                <w:bCs/>
              </w:rPr>
              <w:t>7</w:t>
            </w:r>
            <w:r>
              <w:rPr>
                <w:b/>
                <w:bCs/>
                <w:lang w:val="en-US"/>
              </w:rPr>
              <w:t>e</w:t>
            </w:r>
            <w:r>
              <w:rPr>
                <w:b/>
                <w:bCs/>
              </w:rPr>
              <w:t>7505</w:t>
            </w:r>
            <w:r>
              <w:rPr>
                <w:b/>
                <w:bCs/>
                <w:lang w:val="en-US"/>
              </w:rPr>
              <w:t>dd</w:t>
            </w:r>
          </w:p>
        </w:tc>
      </w:tr>
      <w:tr w:rsidR="005F0735" w14:paraId="749DF577" w14:textId="77777777" w:rsidTr="00B179E1">
        <w:trPr>
          <w:cantSplit/>
          <w:trHeight w:val="270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81D47B7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integer (int)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654F73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Целочисленный тип</w:t>
            </w:r>
          </w:p>
        </w:tc>
      </w:tr>
      <w:tr w:rsidR="005F0735" w14:paraId="365D8C2E" w14:textId="77777777" w:rsidTr="00B179E1">
        <w:trPr>
          <w:cantSplit/>
          <w:trHeight w:val="189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6ADEBE4E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rFonts w:cs="Calibri"/>
                <w:lang w:val="en-US"/>
              </w:rPr>
              <w:t>boolean</w:t>
            </w:r>
            <w:proofErr w:type="spellEnd"/>
            <w:r>
              <w:rPr>
                <w:rFonts w:cs="Calibri"/>
                <w:lang w:val="en-US"/>
              </w:rPr>
              <w:t xml:space="preserve"> (bool)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7E379BB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Логический тип: </w:t>
            </w:r>
            <w:r>
              <w:rPr>
                <w:b/>
                <w:bCs/>
                <w:lang w:val="en-US"/>
              </w:rPr>
              <w:t>true/false</w:t>
            </w:r>
          </w:p>
        </w:tc>
      </w:tr>
      <w:tr w:rsidR="005F0735" w:rsidRPr="0038475D" w14:paraId="4927675B" w14:textId="77777777" w:rsidTr="00B179E1">
        <w:trPr>
          <w:cantSplit/>
          <w:trHeight w:val="178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DD78C50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 (timestamp)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12EBD7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Строка в формате </w:t>
            </w:r>
            <w:r>
              <w:rPr>
                <w:rFonts w:cs="Calibri"/>
              </w:rPr>
              <w:t xml:space="preserve">даты-времени в </w:t>
            </w:r>
            <w:r>
              <w:rPr>
                <w:rFonts w:cs="Calibri"/>
                <w:lang w:val="en-US"/>
              </w:rPr>
              <w:t>UTC</w:t>
            </w:r>
            <w:r>
              <w:t xml:space="preserve">: </w:t>
            </w:r>
            <w:r>
              <w:rPr>
                <w:b/>
                <w:bCs/>
                <w:lang w:val="en-US"/>
              </w:rPr>
              <w:t>YYYY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DDTHH</w:t>
            </w:r>
            <w:r>
              <w:rPr>
                <w:b/>
                <w:bCs/>
              </w:rPr>
              <w:t>:</w:t>
            </w:r>
            <w:proofErr w:type="gramStart"/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:</w:t>
            </w:r>
            <w:r>
              <w:rPr>
                <w:b/>
                <w:bCs/>
                <w:lang w:val="en-US"/>
              </w:rPr>
              <w:t>SSZ</w:t>
            </w:r>
            <w:proofErr w:type="gramEnd"/>
          </w:p>
        </w:tc>
      </w:tr>
      <w:tr w:rsidR="005F0735" w:rsidRPr="0038475D" w14:paraId="1065ED52" w14:textId="77777777" w:rsidTr="00B179E1">
        <w:trPr>
          <w:cantSplit/>
          <w:trHeight w:val="155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07B4E1D5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string (date)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41485EB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 xml:space="preserve">Строка в формате даты: </w:t>
            </w:r>
            <w:r>
              <w:rPr>
                <w:b/>
                <w:bCs/>
                <w:lang w:val="en-US"/>
              </w:rPr>
              <w:t>YYYY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MM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  <w:lang w:val="en-US"/>
              </w:rPr>
              <w:t>DD</w:t>
            </w:r>
          </w:p>
        </w:tc>
      </w:tr>
      <w:tr w:rsidR="005F0735" w14:paraId="761C6182" w14:textId="77777777" w:rsidTr="00B179E1">
        <w:trPr>
          <w:cantSplit/>
          <w:trHeight w:val="155"/>
        </w:trPr>
        <w:tc>
          <w:tcPr>
            <w:tcW w:w="2033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314E12AB" w14:textId="77777777" w:rsidR="005F0735" w:rsidRDefault="005F0735" w:rsidP="00B179E1">
            <w:pPr>
              <w:widowControl w:val="0"/>
              <w:spacing w:after="0"/>
            </w:pPr>
            <w:r>
              <w:rPr>
                <w:rFonts w:cs="Calibri"/>
                <w:lang w:val="en-US"/>
              </w:rPr>
              <w:t>null</w:t>
            </w:r>
          </w:p>
        </w:tc>
        <w:tc>
          <w:tcPr>
            <w:tcW w:w="7320" w:type="dxa"/>
            <w:tcBorders>
              <w:top w:val="single" w:sz="4" w:space="0" w:color="E7E6E6"/>
              <w:left w:val="single" w:sz="4" w:space="0" w:color="E7E6E6"/>
              <w:bottom w:val="single" w:sz="4" w:space="0" w:color="E7E6E6"/>
              <w:right w:val="single" w:sz="4" w:space="0" w:color="E7E6E6"/>
            </w:tcBorders>
          </w:tcPr>
          <w:p w14:paraId="1B2F069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Нулевое значение</w:t>
            </w:r>
          </w:p>
        </w:tc>
      </w:tr>
    </w:tbl>
    <w:p w14:paraId="58617680" w14:textId="77777777" w:rsidR="005F0735" w:rsidRDefault="005F0735" w:rsidP="005F0735">
      <w:pPr>
        <w:spacing w:before="120" w:after="0"/>
        <w:ind w:firstLine="567"/>
      </w:pPr>
    </w:p>
    <w:p w14:paraId="2E0BF673" w14:textId="77777777" w:rsidR="005F0735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</w:pPr>
      <w:bookmarkStart w:id="68" w:name="__RefHeading___Toc378083246"/>
      <w:bookmarkStart w:id="69" w:name="__RefHeading__641_1411616102"/>
      <w:bookmarkStart w:id="70" w:name="__RefHeading__834_1519918177"/>
      <w:bookmarkStart w:id="71" w:name="__RefHeading__769_1890038311"/>
      <w:bookmarkStart w:id="72" w:name="__RefHeading__899_1961865587"/>
      <w:bookmarkStart w:id="73" w:name="__RefHeading__136_235247136"/>
      <w:bookmarkStart w:id="74" w:name="__RefHeading__534_559011711"/>
      <w:bookmarkStart w:id="75" w:name="__RefHeading__75_1371886570"/>
      <w:bookmarkStart w:id="76" w:name="__RefHeading__571_1697219743"/>
      <w:bookmarkStart w:id="77" w:name="__RefHeading__317_626722064"/>
      <w:bookmarkStart w:id="78" w:name="__RefHeading__193_1750892885"/>
      <w:bookmarkStart w:id="79" w:name="__RefHeading__447_884224887"/>
      <w:bookmarkStart w:id="80" w:name="__RefHeading__385_992118974"/>
      <w:bookmarkStart w:id="81" w:name="__RefHeading__509_1309588930"/>
      <w:bookmarkStart w:id="82" w:name="__RefHeading__705_1533626016"/>
      <w:bookmarkStart w:id="83" w:name="_Toc215488151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r w:rsidRPr="005F0735">
        <w:rPr>
          <w:rFonts w:ascii="Arial" w:hAnsi="Arial"/>
          <w:bCs/>
          <w:sz w:val="32"/>
          <w:szCs w:val="32"/>
        </w:rPr>
        <w:lastRenderedPageBreak/>
        <w:t>Состав сообщения</w:t>
      </w:r>
      <w:bookmarkEnd w:id="83"/>
    </w:p>
    <w:p w14:paraId="1BFA6D7A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Каждое XML или JSON сообщение за исключением обрамляющего тэга имеет следующий обязательный набор параметров:</w:t>
      </w:r>
    </w:p>
    <w:p w14:paraId="714690AC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syncid</w:t>
      </w:r>
      <w:proofErr w:type="spellEnd"/>
      <w:r w:rsidRPr="00E43489">
        <w:rPr>
          <w:color w:val="000000"/>
        </w:rPr>
        <w:t>=’</w:t>
      </w:r>
      <w:proofErr w:type="spellStart"/>
      <w:r w:rsidRPr="00E43489">
        <w:rPr>
          <w:color w:val="000000"/>
        </w:rPr>
        <w:t>Id</w:t>
      </w:r>
      <w:proofErr w:type="spellEnd"/>
      <w:r w:rsidRPr="00E43489">
        <w:rPr>
          <w:color w:val="000000"/>
        </w:rPr>
        <w:t>’ – уникальный идентификатор сообщения.</w:t>
      </w:r>
    </w:p>
    <w:p w14:paraId="3B290EE5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syncdate</w:t>
      </w:r>
      <w:proofErr w:type="spellEnd"/>
      <w:r w:rsidRPr="00E43489">
        <w:rPr>
          <w:color w:val="000000"/>
        </w:rPr>
        <w:t xml:space="preserve"> – дата и время посылки сообщения.</w:t>
      </w:r>
    </w:p>
    <w:p w14:paraId="312D3D23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action</w:t>
      </w:r>
      <w:proofErr w:type="spellEnd"/>
      <w:r w:rsidRPr="00E43489">
        <w:rPr>
          <w:color w:val="000000"/>
        </w:rPr>
        <w:t>=’</w:t>
      </w:r>
      <w:proofErr w:type="spellStart"/>
      <w:r w:rsidRPr="00E43489">
        <w:rPr>
          <w:color w:val="000000"/>
        </w:rPr>
        <w:t>insert</w:t>
      </w:r>
      <w:proofErr w:type="spellEnd"/>
      <w:r w:rsidRPr="00E43489">
        <w:rPr>
          <w:color w:val="000000"/>
        </w:rPr>
        <w:t>’, ’</w:t>
      </w:r>
      <w:proofErr w:type="spellStart"/>
      <w:r w:rsidRPr="00E43489">
        <w:rPr>
          <w:color w:val="000000"/>
        </w:rPr>
        <w:t>update</w:t>
      </w:r>
      <w:proofErr w:type="spellEnd"/>
      <w:r w:rsidRPr="00E43489">
        <w:rPr>
          <w:color w:val="000000"/>
        </w:rPr>
        <w:t>’, ‘</w:t>
      </w:r>
      <w:proofErr w:type="spellStart"/>
      <w:r w:rsidRPr="00E43489">
        <w:rPr>
          <w:color w:val="000000"/>
        </w:rPr>
        <w:t>delete</w:t>
      </w:r>
      <w:proofErr w:type="spellEnd"/>
      <w:r w:rsidRPr="00E43489">
        <w:rPr>
          <w:color w:val="000000"/>
        </w:rPr>
        <w:t>’, '</w:t>
      </w:r>
      <w:proofErr w:type="spellStart"/>
      <w:r w:rsidRPr="00E43489">
        <w:rPr>
          <w:color w:val="000000"/>
        </w:rPr>
        <w:t>set</w:t>
      </w:r>
      <w:proofErr w:type="spellEnd"/>
      <w:r w:rsidRPr="00E43489">
        <w:rPr>
          <w:color w:val="000000"/>
        </w:rPr>
        <w:t>', '</w:t>
      </w:r>
      <w:proofErr w:type="spellStart"/>
      <w:r w:rsidRPr="00E43489">
        <w:rPr>
          <w:color w:val="000000"/>
        </w:rPr>
        <w:t>unset</w:t>
      </w:r>
      <w:proofErr w:type="spellEnd"/>
      <w:r w:rsidRPr="00E43489">
        <w:rPr>
          <w:color w:val="000000"/>
        </w:rPr>
        <w:t xml:space="preserve">' – тип действия, которое необходимо произвести с данными – вставку, изменение или удаление данных. </w:t>
      </w:r>
    </w:p>
    <w:p w14:paraId="2F8F284E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insert</w:t>
      </w:r>
      <w:proofErr w:type="spellEnd"/>
      <w:r w:rsidRPr="00E43489">
        <w:rPr>
          <w:color w:val="000000"/>
        </w:rPr>
        <w:t xml:space="preserve"> — добавление записи (в случае, если такая запись уже существует в СУ, пакет будет обработан с ошибкой)</w:t>
      </w:r>
    </w:p>
    <w:p w14:paraId="220A01D8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update</w:t>
      </w:r>
      <w:proofErr w:type="spellEnd"/>
      <w:r w:rsidRPr="00E43489">
        <w:rPr>
          <w:color w:val="000000"/>
        </w:rPr>
        <w:t xml:space="preserve"> — изменение записи (в случае, если запись для изменения в СУ не существует, пакет будет обработан с ошибкой)</w:t>
      </w:r>
    </w:p>
    <w:p w14:paraId="74F57636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set</w:t>
      </w:r>
      <w:proofErr w:type="spellEnd"/>
      <w:r w:rsidRPr="00E43489">
        <w:rPr>
          <w:color w:val="000000"/>
        </w:rPr>
        <w:t xml:space="preserve"> — вставка или изменение записи (в случае, если запись в СУ существует, она будет изменена, если не существует, то добавлена)</w:t>
      </w:r>
    </w:p>
    <w:p w14:paraId="07C4DF0C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delete</w:t>
      </w:r>
      <w:proofErr w:type="spellEnd"/>
      <w:r w:rsidRPr="00E43489">
        <w:rPr>
          <w:color w:val="000000"/>
        </w:rPr>
        <w:t xml:space="preserve"> — удаление записи (в случае, если запись в СУ не существует, пакет будет обработан с ошибкой)</w:t>
      </w:r>
    </w:p>
    <w:p w14:paraId="26AD725A" w14:textId="77777777" w:rsidR="005F0735" w:rsidRPr="00E43489" w:rsidRDefault="005F0735" w:rsidP="00054F1E">
      <w:pPr>
        <w:pStyle w:val="af1"/>
        <w:numPr>
          <w:ilvl w:val="0"/>
          <w:numId w:val="27"/>
        </w:numPr>
        <w:pBdr>
          <w:top w:val="nil"/>
          <w:left w:val="nil"/>
          <w:bottom w:val="nil"/>
          <w:right w:val="nil"/>
          <w:between w:val="nil"/>
        </w:pBdr>
        <w:spacing w:before="120" w:after="120"/>
        <w:rPr>
          <w:color w:val="000000"/>
        </w:rPr>
      </w:pPr>
      <w:proofErr w:type="spellStart"/>
      <w:r w:rsidRPr="00E43489">
        <w:rPr>
          <w:color w:val="000000"/>
        </w:rPr>
        <w:t>unset</w:t>
      </w:r>
      <w:proofErr w:type="spellEnd"/>
      <w:r w:rsidRPr="00E43489">
        <w:rPr>
          <w:color w:val="000000"/>
        </w:rPr>
        <w:t xml:space="preserve"> — удаление записи (в случае, если запись в СУ не существует, пакет будет обработан без ошибки)</w:t>
      </w:r>
    </w:p>
    <w:p w14:paraId="6708B9DD" w14:textId="6DF5C5DE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 xml:space="preserve">Остальные параметры (атрибуты) в теге зависят от его типа. Подробную спецификацию всех сообщений см. в главе </w:t>
      </w:r>
      <w:r w:rsidR="00E43489">
        <w:rPr>
          <w:color w:val="000000"/>
        </w:rPr>
        <w:fldChar w:fldCharType="begin"/>
      </w:r>
      <w:r w:rsidR="00E43489">
        <w:rPr>
          <w:color w:val="000000"/>
        </w:rPr>
        <w:instrText xml:space="preserve"> REF _Ref530393540 \r \h </w:instrText>
      </w:r>
      <w:r w:rsidR="00E43489">
        <w:rPr>
          <w:color w:val="000000"/>
        </w:rPr>
      </w:r>
      <w:r w:rsidR="00E43489">
        <w:rPr>
          <w:color w:val="000000"/>
        </w:rPr>
        <w:fldChar w:fldCharType="separate"/>
      </w:r>
      <w:r w:rsidR="00E43489">
        <w:rPr>
          <w:color w:val="000000"/>
        </w:rPr>
        <w:t xml:space="preserve">4. </w:t>
      </w:r>
      <w:r w:rsidR="00E43489">
        <w:rPr>
          <w:color w:val="000000"/>
        </w:rPr>
        <w:fldChar w:fldCharType="end"/>
      </w:r>
    </w:p>
    <w:p w14:paraId="54CF44F3" w14:textId="6FCED7BC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Все параметры задаются в стандарте XML в виде имя</w:t>
      </w:r>
      <w:r w:rsidR="00E43489">
        <w:rPr>
          <w:color w:val="000000"/>
        </w:rPr>
        <w:t xml:space="preserve"> </w:t>
      </w:r>
      <w:r w:rsidRPr="00E43489">
        <w:rPr>
          <w:color w:val="000000"/>
        </w:rPr>
        <w:t>параметра</w:t>
      </w:r>
      <w:r w:rsidR="00E43489">
        <w:rPr>
          <w:color w:val="000000"/>
        </w:rPr>
        <w:t xml:space="preserve"> </w:t>
      </w:r>
      <w:r w:rsidRPr="00E43489">
        <w:rPr>
          <w:color w:val="000000"/>
        </w:rPr>
        <w:t xml:space="preserve">=’значение’, значение передается в одинарных или двойных кавычках. </w:t>
      </w:r>
    </w:p>
    <w:p w14:paraId="2E950D2C" w14:textId="77777777" w:rsidR="005F0735" w:rsidRDefault="005F0735" w:rsidP="005F0735">
      <w:pPr>
        <w:spacing w:before="120" w:after="0"/>
        <w:ind w:firstLine="567"/>
      </w:pPr>
    </w:p>
    <w:p w14:paraId="2727243B" w14:textId="6D37404E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84" w:name="__RefHeading___Toc378083247"/>
      <w:bookmarkStart w:id="85" w:name="__RefHeading__707_1533626016"/>
      <w:bookmarkStart w:id="86" w:name="__RefHeading__536_559011711"/>
      <w:bookmarkStart w:id="87" w:name="__RefHeading__836_1519918177"/>
      <w:bookmarkStart w:id="88" w:name="__RefHeading__138_235247136"/>
      <w:bookmarkStart w:id="89" w:name="__RefHeading__901_1961865587"/>
      <w:bookmarkStart w:id="90" w:name="__RefHeading__771_1890038311"/>
      <w:bookmarkStart w:id="91" w:name="__RefHeading__643_1411616102"/>
      <w:bookmarkStart w:id="92" w:name="__RefHeading__449_884224887"/>
      <w:bookmarkStart w:id="93" w:name="__RefHeading__511_1309588930"/>
      <w:bookmarkStart w:id="94" w:name="__RefHeading__195_1750892885"/>
      <w:bookmarkStart w:id="95" w:name="__RefHeading__387_992118974"/>
      <w:bookmarkStart w:id="96" w:name="__RefHeading__77_1371886570"/>
      <w:bookmarkStart w:id="97" w:name="__RefHeading__319_626722064"/>
      <w:bookmarkStart w:id="98" w:name="__RefHeading__573_1697219743"/>
      <w:bookmarkStart w:id="99" w:name="_Toc215488152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r w:rsidRPr="00E43489">
        <w:rPr>
          <w:rFonts w:ascii="Arial" w:hAnsi="Arial"/>
          <w:bCs/>
          <w:sz w:val="32"/>
          <w:szCs w:val="32"/>
        </w:rPr>
        <w:t>Кодировка и специальные символы в строковых полях</w:t>
      </w:r>
      <w:bookmarkEnd w:id="99"/>
    </w:p>
    <w:p w14:paraId="23A5BDB5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>Все строковые поля передаются в кодировке UTF-8.</w:t>
      </w:r>
    </w:p>
    <w:p w14:paraId="286B8D2A" w14:textId="77777777" w:rsidR="005F0735" w:rsidRPr="00E43489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E43489">
        <w:rPr>
          <w:color w:val="000000"/>
        </w:rPr>
        <w:t xml:space="preserve">При обмене в </w:t>
      </w:r>
      <w:proofErr w:type="spellStart"/>
      <w:r w:rsidRPr="00E43489">
        <w:rPr>
          <w:color w:val="000000"/>
        </w:rPr>
        <w:t>формете</w:t>
      </w:r>
      <w:proofErr w:type="spellEnd"/>
      <w:r w:rsidRPr="00E43489">
        <w:rPr>
          <w:color w:val="000000"/>
        </w:rPr>
        <w:t xml:space="preserve"> XML, если в строковом поле встретятся символы, используемые в тегах XML </w:t>
      </w:r>
      <w:proofErr w:type="gramStart"/>
      <w:r w:rsidRPr="00E43489">
        <w:rPr>
          <w:color w:val="000000"/>
        </w:rPr>
        <w:t>(&lt; &gt;</w:t>
      </w:r>
      <w:proofErr w:type="gramEnd"/>
      <w:r w:rsidRPr="00E43489">
        <w:rPr>
          <w:color w:val="000000"/>
        </w:rPr>
        <w:t xml:space="preserve"> ‘ “ / &amp; и др.), то парсер XML выдаст ошибку. Поэтому специальные символы в строковых полях необходимо заменять мнемониками (напр., &amp;</w:t>
      </w:r>
      <w:proofErr w:type="spellStart"/>
      <w:r w:rsidRPr="00E43489">
        <w:rPr>
          <w:color w:val="000000"/>
        </w:rPr>
        <w:t>quot</w:t>
      </w:r>
      <w:proofErr w:type="spellEnd"/>
      <w:r w:rsidRPr="00E43489">
        <w:rPr>
          <w:color w:val="000000"/>
        </w:rPr>
        <w:t xml:space="preserve">; вместо кавычки “). </w:t>
      </w:r>
    </w:p>
    <w:p w14:paraId="411357E1" w14:textId="5886DDAE" w:rsidR="005F0735" w:rsidRDefault="005F0735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i/>
          <w:iCs/>
          <w:color w:val="000000"/>
        </w:rPr>
      </w:pPr>
      <w:r w:rsidRPr="00E43489">
        <w:rPr>
          <w:b/>
          <w:bCs/>
          <w:i/>
          <w:iCs/>
          <w:color w:val="000000"/>
        </w:rPr>
        <w:t>Примечание</w:t>
      </w:r>
      <w:r w:rsidRPr="00E43489">
        <w:rPr>
          <w:i/>
          <w:iCs/>
          <w:color w:val="000000"/>
        </w:rPr>
        <w:t xml:space="preserve">: для некоторых тегов есть свои ограничения на использование специальных символов. См. спецификацию сообщений в главе </w:t>
      </w:r>
      <w:r w:rsidRPr="00E43489">
        <w:rPr>
          <w:i/>
          <w:iCs/>
          <w:color w:val="000000"/>
        </w:rPr>
        <w:fldChar w:fldCharType="begin"/>
      </w:r>
      <w:r w:rsidRPr="00E43489">
        <w:rPr>
          <w:i/>
          <w:iCs/>
          <w:color w:val="000000"/>
        </w:rPr>
        <w:instrText xml:space="preserve"> REF _Ref264891734 \n \h </w:instrText>
      </w:r>
      <w:r w:rsidR="00E43489" w:rsidRPr="00E43489">
        <w:rPr>
          <w:i/>
          <w:iCs/>
          <w:color w:val="000000"/>
        </w:rPr>
        <w:instrText xml:space="preserve"> \* MERGEFORMAT </w:instrText>
      </w:r>
      <w:r w:rsidRPr="00E43489">
        <w:rPr>
          <w:i/>
          <w:iCs/>
          <w:color w:val="000000"/>
        </w:rPr>
      </w:r>
      <w:r w:rsidRPr="00E43489">
        <w:rPr>
          <w:i/>
          <w:iCs/>
          <w:color w:val="000000"/>
        </w:rPr>
        <w:fldChar w:fldCharType="separate"/>
      </w:r>
      <w:r w:rsidR="00E43489">
        <w:rPr>
          <w:i/>
          <w:iCs/>
          <w:color w:val="000000"/>
        </w:rPr>
        <w:fldChar w:fldCharType="begin"/>
      </w:r>
      <w:r w:rsidR="00E43489">
        <w:rPr>
          <w:i/>
          <w:iCs/>
          <w:color w:val="000000"/>
        </w:rPr>
        <w:instrText xml:space="preserve"> REF _Ref530393540 \r \h </w:instrText>
      </w:r>
      <w:r w:rsidR="00E43489">
        <w:rPr>
          <w:i/>
          <w:iCs/>
          <w:color w:val="000000"/>
        </w:rPr>
      </w:r>
      <w:r w:rsidR="00E43489">
        <w:rPr>
          <w:i/>
          <w:iCs/>
          <w:color w:val="000000"/>
        </w:rPr>
        <w:fldChar w:fldCharType="separate"/>
      </w:r>
      <w:r w:rsidR="00E43489">
        <w:rPr>
          <w:i/>
          <w:iCs/>
          <w:color w:val="000000"/>
        </w:rPr>
        <w:t xml:space="preserve">4 </w:t>
      </w:r>
      <w:r w:rsidR="00E43489">
        <w:rPr>
          <w:i/>
          <w:iCs/>
          <w:color w:val="000000"/>
        </w:rPr>
        <w:fldChar w:fldCharType="end"/>
      </w:r>
      <w:r w:rsidRPr="00E43489">
        <w:rPr>
          <w:i/>
          <w:iCs/>
          <w:color w:val="000000"/>
        </w:rPr>
        <w:t xml:space="preserve">. </w:t>
      </w:r>
      <w:r w:rsidRPr="00E43489">
        <w:rPr>
          <w:i/>
          <w:iCs/>
          <w:color w:val="000000"/>
        </w:rPr>
        <w:fldChar w:fldCharType="end"/>
      </w:r>
    </w:p>
    <w:p w14:paraId="48F332C1" w14:textId="77777777" w:rsidR="00E43489" w:rsidRPr="00E43489" w:rsidRDefault="00E43489" w:rsidP="00E43489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i/>
          <w:iCs/>
          <w:color w:val="000000"/>
        </w:rPr>
      </w:pPr>
    </w:p>
    <w:p w14:paraId="1E1F217E" w14:textId="77777777" w:rsidR="005F0735" w:rsidRPr="00E43489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00" w:name="_Toc144114819"/>
      <w:bookmarkStart w:id="101" w:name="_Toc215488153"/>
      <w:r w:rsidRPr="00E43489">
        <w:rPr>
          <w:rFonts w:ascii="Arial" w:hAnsi="Arial" w:cs="Arial"/>
          <w:bCs/>
          <w:iCs/>
          <w:szCs w:val="28"/>
        </w:rPr>
        <w:lastRenderedPageBreak/>
        <w:t>Авторизация</w:t>
      </w:r>
      <w:bookmarkEnd w:id="100"/>
      <w:bookmarkEnd w:id="101"/>
    </w:p>
    <w:p w14:paraId="2B548E94" w14:textId="24B90580" w:rsidR="005F0735" w:rsidRDefault="005F0735" w:rsidP="005F0735">
      <w:r>
        <w:tab/>
        <w:t xml:space="preserve">Для обращения к ресурсам </w:t>
      </w:r>
      <w:proofErr w:type="spellStart"/>
      <w:r>
        <w:t>Solvo</w:t>
      </w:r>
      <w:r w:rsidR="00E43489">
        <w:t>.</w:t>
      </w:r>
      <w:r>
        <w:t>WMS</w:t>
      </w:r>
      <w:proofErr w:type="spellEnd"/>
      <w:r>
        <w:t xml:space="preserve"> необходимо авторизоваться в системе. В </w:t>
      </w:r>
      <w:proofErr w:type="spellStart"/>
      <w:r>
        <w:t>Solvo</w:t>
      </w:r>
      <w:proofErr w:type="spellEnd"/>
      <w:r>
        <w:t xml:space="preserve"> WMS предусмотрен способ авторизации с помощью токенов (</w:t>
      </w:r>
      <w:r>
        <w:rPr>
          <w:lang w:val="en-US"/>
        </w:rPr>
        <w:t>JWT</w:t>
      </w:r>
      <w:r>
        <w:t>-авторизация).</w:t>
      </w:r>
    </w:p>
    <w:p w14:paraId="65EE9942" w14:textId="77777777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02" w:name="_Toc144114820"/>
      <w:bookmarkStart w:id="103" w:name="_Toc215488154"/>
      <w:r w:rsidRPr="00E43489">
        <w:rPr>
          <w:rFonts w:ascii="Arial" w:hAnsi="Arial"/>
          <w:bCs/>
          <w:sz w:val="32"/>
          <w:szCs w:val="32"/>
        </w:rPr>
        <w:t>JWT-авторизация</w:t>
      </w:r>
      <w:bookmarkEnd w:id="102"/>
      <w:bookmarkEnd w:id="103"/>
    </w:p>
    <w:p w14:paraId="0D7A5C7C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Для авторизации с помощью JWT-токена Интегрируемая система должна выполнить следующие действия:</w:t>
      </w:r>
    </w:p>
    <w:p w14:paraId="2A3ABCEB" w14:textId="77777777" w:rsidR="005F0735" w:rsidRDefault="005F0735" w:rsidP="00054F1E">
      <w:pPr>
        <w:numPr>
          <w:ilvl w:val="0"/>
          <w:numId w:val="26"/>
        </w:numPr>
      </w:pPr>
      <w:r>
        <w:t xml:space="preserve">Получить токен доступа путем вызова метода аутентификации в системе </w:t>
      </w:r>
      <w:proofErr w:type="spellStart"/>
      <w:r>
        <w:rPr>
          <w:lang w:val="en-US"/>
        </w:rPr>
        <w:t>SolvoWMS</w:t>
      </w:r>
      <w:proofErr w:type="spellEnd"/>
    </w:p>
    <w:p w14:paraId="2A6E3BDE" w14:textId="77777777" w:rsidR="005F0735" w:rsidRDefault="005F0735" w:rsidP="00054F1E">
      <w:pPr>
        <w:numPr>
          <w:ilvl w:val="0"/>
          <w:numId w:val="26"/>
        </w:numPr>
      </w:pPr>
      <w:r>
        <w:t>Сохранить токен до истечения срока действия</w:t>
      </w:r>
    </w:p>
    <w:p w14:paraId="61FB8BD6" w14:textId="77777777" w:rsidR="005F0735" w:rsidRDefault="005F0735" w:rsidP="00054F1E">
      <w:pPr>
        <w:numPr>
          <w:ilvl w:val="0"/>
          <w:numId w:val="26"/>
        </w:numPr>
      </w:pPr>
      <w:r>
        <w:t xml:space="preserve">Передать токен в составе заголовка при отправке HTTP-запросов к защищенным ресурсам API </w:t>
      </w:r>
      <w:proofErr w:type="spellStart"/>
      <w:r>
        <w:t>SolvoWMS</w:t>
      </w:r>
      <w:proofErr w:type="spellEnd"/>
    </w:p>
    <w:p w14:paraId="0A3088EE" w14:textId="56714C34" w:rsidR="005F0735" w:rsidRDefault="006318FB" w:rsidP="005F0735">
      <w:pPr>
        <w:keepNext/>
        <w:spacing w:after="240"/>
        <w:ind w:left="431" w:hanging="431"/>
        <w:jc w:val="center"/>
        <w:rPr>
          <w:szCs w:val="20"/>
        </w:rPr>
      </w:pPr>
      <w:r>
        <w:rPr>
          <w:noProof/>
        </w:rPr>
        <w:drawing>
          <wp:inline distT="0" distB="0" distL="0" distR="0" wp14:anchorId="0D661B7F" wp14:editId="4511C9A3">
            <wp:extent cx="5638800" cy="2971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r:link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01D36E" w14:textId="77777777" w:rsidR="005F0735" w:rsidRDefault="005F0735" w:rsidP="00054F1E">
      <w:pPr>
        <w:pStyle w:val="UtraceImages"/>
        <w:numPr>
          <w:ilvl w:val="0"/>
          <w:numId w:val="25"/>
        </w:numPr>
        <w:spacing w:before="0" w:after="280"/>
      </w:pPr>
      <w:r>
        <w:rPr>
          <w:szCs w:val="20"/>
        </w:rPr>
        <w:t>Авторизация с помощью JWT-токена</w:t>
      </w:r>
    </w:p>
    <w:p w14:paraId="7818C294" w14:textId="77777777" w:rsidR="005F0735" w:rsidRDefault="005F0735" w:rsidP="005F0735">
      <w:pPr>
        <w:ind w:firstLine="567"/>
      </w:pPr>
    </w:p>
    <w:p w14:paraId="68ED9AA2" w14:textId="77777777" w:rsidR="005F0735" w:rsidRPr="00E43489" w:rsidRDefault="005F0735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04" w:name="_Toc215488155"/>
      <w:r w:rsidRPr="00E43489">
        <w:rPr>
          <w:rFonts w:ascii="Arial" w:hAnsi="Arial" w:cs="Arial"/>
          <w:bCs/>
          <w:iCs/>
          <w:szCs w:val="28"/>
        </w:rPr>
        <w:lastRenderedPageBreak/>
        <w:t>Спецификация</w:t>
      </w:r>
      <w:bookmarkEnd w:id="104"/>
    </w:p>
    <w:p w14:paraId="7E5214C9" w14:textId="77777777" w:rsidR="005F0735" w:rsidRPr="00E43489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05" w:name="_Ref190453196"/>
      <w:bookmarkStart w:id="106" w:name="_Toc215488156"/>
      <w:r w:rsidRPr="00E43489">
        <w:rPr>
          <w:rFonts w:ascii="Arial" w:hAnsi="Arial"/>
          <w:bCs/>
          <w:sz w:val="32"/>
          <w:szCs w:val="32"/>
        </w:rPr>
        <w:t>Аутентификация</w:t>
      </w:r>
      <w:bookmarkEnd w:id="105"/>
      <w:bookmarkEnd w:id="106"/>
    </w:p>
    <w:p w14:paraId="2DF45E5A" w14:textId="6F04C2E8" w:rsidR="005F0735" w:rsidRPr="00B42545" w:rsidRDefault="005F0735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07" w:name="_Запрос_авторизации"/>
      <w:bookmarkStart w:id="108" w:name="_POST_auth"/>
      <w:bookmarkStart w:id="109" w:name="_Toc144114835"/>
      <w:bookmarkStart w:id="110" w:name="_Toc215488157"/>
      <w:bookmarkEnd w:id="107"/>
      <w:bookmarkEnd w:id="108"/>
      <w:r w:rsidRPr="00B42545">
        <w:rPr>
          <w:rFonts w:ascii="Arial" w:hAnsi="Arial"/>
          <w:bCs/>
          <w:color w:val="000000"/>
          <w:szCs w:val="28"/>
        </w:rPr>
        <w:t xml:space="preserve">POST </w:t>
      </w:r>
      <w:proofErr w:type="spellStart"/>
      <w:r w:rsidRPr="00B42545">
        <w:rPr>
          <w:rFonts w:ascii="Arial" w:hAnsi="Arial"/>
          <w:bCs/>
          <w:color w:val="000000"/>
          <w:szCs w:val="28"/>
        </w:rPr>
        <w:t>auth</w:t>
      </w:r>
      <w:bookmarkEnd w:id="109"/>
      <w:bookmarkEnd w:id="110"/>
      <w:proofErr w:type="spellEnd"/>
    </w:p>
    <w:p w14:paraId="12D47BF0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Контроллер API REST авторизует клиентов с помощью токена, отправленного клиентом в заголовке HTTP-запроса.</w:t>
      </w:r>
    </w:p>
    <w:p w14:paraId="7CA36679" w14:textId="77777777" w:rsidR="005F0735" w:rsidRPr="00B42545" w:rsidRDefault="005F0735" w:rsidP="00B4254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42545">
        <w:rPr>
          <w:color w:val="000000"/>
        </w:rPr>
        <w:t>Для получения токена Интегрируемой системе необходимо пройти аутентификацию:</w:t>
      </w:r>
    </w:p>
    <w:p w14:paraId="239F2A51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Система-источник</w:t>
      </w:r>
      <w:r>
        <w:rPr>
          <w:rFonts w:cs="Calibri"/>
          <w:b/>
          <w:szCs w:val="20"/>
          <w:u w:val="single"/>
        </w:rPr>
        <w:t>:</w:t>
      </w:r>
      <w:r>
        <w:rPr>
          <w:rFonts w:cs="Calibri"/>
          <w:szCs w:val="20"/>
        </w:rPr>
        <w:t xml:space="preserve"> </w:t>
      </w:r>
      <w:r w:rsidRPr="0038475D">
        <w:rPr>
          <w:rFonts w:cs="Calibri"/>
          <w:szCs w:val="20"/>
        </w:rPr>
        <w:t>ГС</w:t>
      </w:r>
    </w:p>
    <w:p w14:paraId="2C2730BB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Система-получатель:</w:t>
      </w:r>
      <w:r>
        <w:rPr>
          <w:rFonts w:cs="Calibri"/>
          <w:szCs w:val="20"/>
        </w:rPr>
        <w:t xml:space="preserve"> </w:t>
      </w:r>
      <w:proofErr w:type="spellStart"/>
      <w:r>
        <w:rPr>
          <w:rFonts w:cs="Calibri"/>
          <w:szCs w:val="20"/>
          <w:lang w:val="en-US"/>
        </w:rPr>
        <w:t>Solvo</w:t>
      </w:r>
      <w:proofErr w:type="spellEnd"/>
      <w:r w:rsidRPr="0038475D">
        <w:rPr>
          <w:rFonts w:cs="Calibri"/>
          <w:szCs w:val="20"/>
        </w:rPr>
        <w:t xml:space="preserve"> </w:t>
      </w:r>
      <w:r>
        <w:rPr>
          <w:rFonts w:cs="Calibri"/>
          <w:szCs w:val="20"/>
          <w:lang w:val="en-US"/>
        </w:rPr>
        <w:t>WMS</w:t>
      </w:r>
    </w:p>
    <w:p w14:paraId="76853E76" w14:textId="77777777" w:rsidR="005F0735" w:rsidRDefault="005F0735" w:rsidP="005F0735">
      <w:pPr>
        <w:keepNext/>
        <w:keepLines/>
        <w:spacing w:after="0"/>
        <w:rPr>
          <w:rFonts w:cs="Calibri"/>
          <w:b/>
          <w:szCs w:val="20"/>
          <w:u w:val="single"/>
        </w:rPr>
      </w:pPr>
    </w:p>
    <w:p w14:paraId="70BA2E79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</w:rPr>
        <w:t>Параметры запроса:</w:t>
      </w:r>
    </w:p>
    <w:p w14:paraId="3195D0AB" w14:textId="77777777" w:rsidR="005F0735" w:rsidRDefault="005F0735" w:rsidP="005F0735">
      <w:pPr>
        <w:spacing w:after="0"/>
      </w:pPr>
    </w:p>
    <w:p w14:paraId="5B72FB93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  <w:lang w:val="en-US"/>
        </w:rPr>
        <w:t>URL</w:t>
      </w:r>
      <w:r w:rsidRPr="0038475D">
        <w:rPr>
          <w:rFonts w:cs="Calibri"/>
          <w:b/>
          <w:bCs/>
        </w:rPr>
        <w:t>:</w:t>
      </w:r>
      <w:r w:rsidRPr="0038475D">
        <w:rPr>
          <w:rFonts w:cs="Calibri"/>
        </w:rPr>
        <w:t xml:space="preserve"> </w:t>
      </w:r>
      <w:r>
        <w:rPr>
          <w:rFonts w:cs="Calibri"/>
          <w:lang w:val="en-US"/>
        </w:rPr>
        <w:t>https</w:t>
      </w:r>
      <w:r w:rsidRPr="0038475D">
        <w:rPr>
          <w:rFonts w:cs="Calibri"/>
        </w:rPr>
        <w:t>://{</w:t>
      </w:r>
      <w:proofErr w:type="spellStart"/>
      <w:r>
        <w:rPr>
          <w:rFonts w:cs="Calibri"/>
          <w:lang w:val="en-US"/>
        </w:rPr>
        <w:t>url</w:t>
      </w:r>
      <w:proofErr w:type="spellEnd"/>
      <w:r w:rsidRPr="0038475D">
        <w:rPr>
          <w:rFonts w:cs="Calibri"/>
        </w:rPr>
        <w:t>}/</w:t>
      </w:r>
      <w:proofErr w:type="spellStart"/>
      <w:r>
        <w:rPr>
          <w:rFonts w:cs="Calibri"/>
          <w:lang w:val="en-US"/>
        </w:rPr>
        <w:t>api</w:t>
      </w:r>
      <w:proofErr w:type="spellEnd"/>
      <w:r w:rsidRPr="0038475D">
        <w:rPr>
          <w:rFonts w:cs="Calibri"/>
        </w:rPr>
        <w:t>/</w:t>
      </w:r>
      <w:r>
        <w:rPr>
          <w:rFonts w:cs="Calibri"/>
          <w:lang w:val="en-US"/>
        </w:rPr>
        <w:t>v</w:t>
      </w:r>
      <w:r w:rsidRPr="0038475D">
        <w:rPr>
          <w:rFonts w:cs="Calibri"/>
        </w:rPr>
        <w:t>1/</w:t>
      </w:r>
      <w:r>
        <w:rPr>
          <w:rFonts w:cs="Calibri"/>
          <w:lang w:val="en-US"/>
        </w:rPr>
        <w:t>auth</w:t>
      </w:r>
    </w:p>
    <w:p w14:paraId="652A0CDE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Метод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POST</w:t>
      </w:r>
    </w:p>
    <w:p w14:paraId="193C9205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application/json </w:t>
      </w:r>
    </w:p>
    <w:p w14:paraId="43BA7679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635FE3AF" w14:textId="77777777" w:rsidR="005F0735" w:rsidRDefault="005F0735" w:rsidP="005F0735">
      <w:pPr>
        <w:keepNext/>
        <w:keepLines/>
        <w:spacing w:after="0"/>
        <w:ind w:left="708"/>
        <w:rPr>
          <w:rFonts w:cs="Calibri"/>
          <w:lang w:val="en-US"/>
        </w:rPr>
      </w:pPr>
    </w:p>
    <w:p w14:paraId="70AEA7B5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>
        <w:rPr>
          <w:rFonts w:cs="Calibri"/>
          <w:lang w:val="en-US"/>
        </w:rPr>
        <w:t>:</w:t>
      </w:r>
    </w:p>
    <w:p w14:paraId="7764C39C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6FB1376C" w14:textId="77777777" w:rsidR="005F0735" w:rsidRPr="009B2DC7" w:rsidRDefault="005F0735" w:rsidP="005F0735">
      <w:pPr>
        <w:shd w:val="clear" w:color="auto" w:fill="F6F6F6"/>
        <w:spacing w:after="0"/>
        <w:jc w:val="left"/>
        <w:rPr>
          <w:rFonts w:cs="Calibri"/>
          <w:lang w:val="en-US"/>
        </w:rPr>
      </w:pPr>
      <w:r w:rsidRPr="009B2DC7">
        <w:rPr>
          <w:rFonts w:cs="Calibri"/>
          <w:lang w:val="en-US"/>
        </w:rPr>
        <w:t>curl -X POST "https://{</w:t>
      </w:r>
      <w:proofErr w:type="spellStart"/>
      <w:r w:rsidRPr="009B2DC7">
        <w:rPr>
          <w:rFonts w:cs="Calibri"/>
          <w:lang w:val="en-US"/>
        </w:rPr>
        <w:t>url</w:t>
      </w:r>
      <w:proofErr w:type="spellEnd"/>
      <w:r w:rsidRPr="009B2DC7">
        <w:rPr>
          <w:rFonts w:cs="Calibri"/>
          <w:lang w:val="en-US"/>
        </w:rPr>
        <w:t>}/</w:t>
      </w:r>
      <w:proofErr w:type="spellStart"/>
      <w:r w:rsidRPr="009B2DC7">
        <w:rPr>
          <w:rFonts w:cs="Calibri"/>
          <w:lang w:val="en-US"/>
        </w:rPr>
        <w:t>api</w:t>
      </w:r>
      <w:proofErr w:type="spellEnd"/>
      <w:r w:rsidRPr="009B2DC7">
        <w:rPr>
          <w:rFonts w:cs="Calibri"/>
          <w:lang w:val="en-US"/>
        </w:rPr>
        <w:t>/v1/auth</w:t>
      </w:r>
      <w:bookmarkStart w:id="111" w:name="_Hlk127371414"/>
      <w:bookmarkEnd w:id="111"/>
      <w:r w:rsidRPr="009B2DC7">
        <w:rPr>
          <w:rFonts w:cs="Calibri"/>
          <w:lang w:val="en-US"/>
        </w:rPr>
        <w:t xml:space="preserve">" -H "accept: */*" -H "Content-Type: application/json" -d </w:t>
      </w:r>
      <w:proofErr w:type="gramStart"/>
      <w:r w:rsidRPr="009B2DC7">
        <w:rPr>
          <w:rFonts w:cs="Calibri"/>
          <w:lang w:val="en-US"/>
        </w:rPr>
        <w:t>"{ \</w:t>
      </w:r>
      <w:proofErr w:type="gramEnd"/>
      <w:r w:rsidRPr="009B2DC7">
        <w:rPr>
          <w:rFonts w:cs="Calibri"/>
          <w:lang w:val="en-US"/>
        </w:rPr>
        <w:t>"login\": \"</w:t>
      </w:r>
      <w:proofErr w:type="spellStart"/>
      <w:r w:rsidRPr="009B2DC7">
        <w:rPr>
          <w:rFonts w:cs="Calibri"/>
          <w:lang w:val="en-US"/>
        </w:rPr>
        <w:t>SolvoGatewayUser</w:t>
      </w:r>
      <w:proofErr w:type="spellEnd"/>
      <w:r w:rsidRPr="009B2DC7">
        <w:rPr>
          <w:rFonts w:cs="Calibri"/>
          <w:lang w:val="en-US"/>
        </w:rPr>
        <w:t>\", \"password\": \"123456789\"}"</w:t>
      </w:r>
      <w:bookmarkStart w:id="112" w:name="_Hlk45281621"/>
      <w:bookmarkEnd w:id="112"/>
    </w:p>
    <w:p w14:paraId="2F876EB7" w14:textId="77777777" w:rsidR="00B42545" w:rsidRPr="009B2DC7" w:rsidRDefault="00B42545" w:rsidP="005F0735">
      <w:pPr>
        <w:spacing w:before="240" w:after="160"/>
        <w:rPr>
          <w:rFonts w:cs="Calibri"/>
          <w:b/>
          <w:bCs/>
          <w:lang w:val="en-US"/>
        </w:rPr>
      </w:pPr>
    </w:p>
    <w:p w14:paraId="7CA81EE5" w14:textId="64FBEB86" w:rsidR="005F0735" w:rsidRDefault="005F0735" w:rsidP="005F0735">
      <w:pPr>
        <w:spacing w:before="240" w:after="160"/>
      </w:pPr>
      <w:r>
        <w:rPr>
          <w:rFonts w:cs="Calibri"/>
          <w:b/>
          <w:bCs/>
        </w:rPr>
        <w:t>Параметры запроса</w:t>
      </w:r>
      <w:r w:rsidRPr="00B42545">
        <w:rPr>
          <w:rFonts w:cs="Calibri"/>
        </w:rPr>
        <w:t>:</w:t>
      </w:r>
    </w:p>
    <w:p w14:paraId="58B63059" w14:textId="603DE3D3" w:rsidR="005F0735" w:rsidRPr="00B42545" w:rsidRDefault="00B42545" w:rsidP="00B42545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1</w:t>
      </w:r>
      <w:r>
        <w:rPr>
          <w:iCs/>
        </w:rPr>
        <w:fldChar w:fldCharType="end"/>
      </w:r>
      <w:r w:rsidRPr="00B42545">
        <w:rPr>
          <w:iCs/>
        </w:rPr>
        <w:t xml:space="preserve"> </w:t>
      </w:r>
      <w:r w:rsidR="005F0735" w:rsidRPr="00B42545">
        <w:rPr>
          <w:iCs/>
        </w:rPr>
        <w:t>Параметры запроса для получения токена</w:t>
      </w:r>
    </w:p>
    <w:tbl>
      <w:tblPr>
        <w:tblW w:w="9482" w:type="dxa"/>
        <w:tblInd w:w="8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0"/>
        <w:gridCol w:w="5095"/>
        <w:gridCol w:w="1134"/>
        <w:gridCol w:w="1843"/>
      </w:tblGrid>
      <w:tr w:rsidR="005F0735" w14:paraId="0B75AFAD" w14:textId="77777777" w:rsidTr="00B42545"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6069BB98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Поле</w:t>
            </w:r>
          </w:p>
        </w:tc>
        <w:tc>
          <w:tcPr>
            <w:tcW w:w="509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534E9A52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Описание</w:t>
            </w:r>
          </w:p>
        </w:tc>
        <w:tc>
          <w:tcPr>
            <w:tcW w:w="113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9832F68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Тип</w:t>
            </w:r>
          </w:p>
        </w:tc>
        <w:tc>
          <w:tcPr>
            <w:tcW w:w="1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8BE66AD" w14:textId="77777777" w:rsidR="005F0735" w:rsidRPr="00B42545" w:rsidRDefault="005F0735" w:rsidP="00B42545">
            <w:pPr>
              <w:snapToGrid w:val="0"/>
              <w:spacing w:after="0"/>
              <w:jc w:val="left"/>
              <w:rPr>
                <w:b/>
              </w:rPr>
            </w:pPr>
            <w:r w:rsidRPr="00B42545">
              <w:rPr>
                <w:b/>
              </w:rPr>
              <w:t>Обязательность</w:t>
            </w:r>
            <w:bookmarkStart w:id="113" w:name="_Hlk1358458841"/>
            <w:bookmarkEnd w:id="113"/>
          </w:p>
        </w:tc>
      </w:tr>
      <w:tr w:rsidR="005F0735" w14:paraId="44890122" w14:textId="77777777" w:rsidTr="00B42545">
        <w:tc>
          <w:tcPr>
            <w:tcW w:w="1410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3CE1357F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r w:rsidRPr="00B42545">
              <w:rPr>
                <w:b/>
                <w:bCs/>
                <w:color w:val="000000"/>
                <w:szCs w:val="20"/>
                <w:lang w:val="en-US"/>
              </w:rPr>
              <w:t>login</w:t>
            </w:r>
          </w:p>
        </w:tc>
        <w:tc>
          <w:tcPr>
            <w:tcW w:w="5095" w:type="dxa"/>
            <w:tcBorders>
              <w:bottom w:val="single" w:sz="6" w:space="0" w:color="666666"/>
              <w:right w:val="single" w:sz="6" w:space="0" w:color="666666"/>
            </w:tcBorders>
          </w:tcPr>
          <w:p w14:paraId="26CE2513" w14:textId="77777777" w:rsidR="005F0735" w:rsidRPr="00B42545" w:rsidRDefault="005F0735" w:rsidP="00B179E1">
            <w:pPr>
              <w:widowControl w:val="0"/>
              <w:spacing w:after="20"/>
            </w:pPr>
            <w:r w:rsidRPr="00B42545">
              <w:t xml:space="preserve">Логин для REST сервиса в </w:t>
            </w:r>
            <w:proofErr w:type="spellStart"/>
            <w:r w:rsidRPr="00B42545">
              <w:rPr>
                <w:b/>
                <w:bCs/>
                <w:lang w:val="en-US"/>
              </w:rPr>
              <w:t>SolvoWMS</w:t>
            </w:r>
            <w:proofErr w:type="spellEnd"/>
            <w:r w:rsidRPr="00B42545">
              <w:t xml:space="preserve">. </w:t>
            </w:r>
          </w:p>
          <w:p w14:paraId="4D711EDF" w14:textId="77777777" w:rsidR="005F0735" w:rsidRPr="00B42545" w:rsidRDefault="005F0735" w:rsidP="00B179E1">
            <w:pPr>
              <w:widowControl w:val="0"/>
              <w:spacing w:after="0"/>
              <w:jc w:val="left"/>
            </w:pPr>
            <w:r w:rsidRPr="00B42545">
              <w:rPr>
                <w:color w:val="000000"/>
              </w:rPr>
              <w:t xml:space="preserve">Указывается в конфиг-файле. Назначается </w:t>
            </w:r>
            <w:r w:rsidRPr="00B42545">
              <w:rPr>
                <w:color w:val="000000"/>
                <w:lang w:val="en-US"/>
              </w:rPr>
              <w:t>IT</w:t>
            </w:r>
            <w:r w:rsidRPr="00B42545">
              <w:rPr>
                <w:color w:val="000000"/>
              </w:rPr>
              <w:t>-администратором</w:t>
            </w:r>
          </w:p>
        </w:tc>
        <w:tc>
          <w:tcPr>
            <w:tcW w:w="1134" w:type="dxa"/>
            <w:tcBorders>
              <w:bottom w:val="single" w:sz="6" w:space="0" w:color="666666"/>
              <w:right w:val="single" w:sz="6" w:space="0" w:color="666666"/>
            </w:tcBorders>
          </w:tcPr>
          <w:p w14:paraId="07BA2A1B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r w:rsidRPr="00B42545">
              <w:rPr>
                <w:color w:val="000000"/>
                <w:szCs w:val="20"/>
                <w:lang w:val="en-US" w:eastAsia="ru-RU"/>
              </w:rPr>
              <w:t>string</w:t>
            </w:r>
          </w:p>
        </w:tc>
        <w:tc>
          <w:tcPr>
            <w:tcW w:w="1843" w:type="dxa"/>
            <w:tcBorders>
              <w:left w:val="single" w:sz="6" w:space="0" w:color="666666"/>
              <w:bottom w:val="single" w:sz="6" w:space="0" w:color="666666"/>
              <w:right w:val="single" w:sz="6" w:space="0" w:color="666666"/>
            </w:tcBorders>
          </w:tcPr>
          <w:p w14:paraId="0BEE002A" w14:textId="77777777" w:rsidR="005F0735" w:rsidRPr="00B42545" w:rsidRDefault="005F0735" w:rsidP="00B179E1">
            <w:pPr>
              <w:widowControl w:val="0"/>
              <w:spacing w:after="0"/>
              <w:jc w:val="center"/>
            </w:pPr>
            <w:proofErr w:type="spellStart"/>
            <w:r w:rsidRPr="00B42545">
              <w:rPr>
                <w:color w:val="000000"/>
                <w:szCs w:val="20"/>
                <w:lang w:val="en-US" w:eastAsia="ru-RU"/>
              </w:rPr>
              <w:t>да</w:t>
            </w:r>
            <w:proofErr w:type="spellEnd"/>
          </w:p>
        </w:tc>
      </w:tr>
      <w:tr w:rsidR="005F0735" w14:paraId="57D2360E" w14:textId="77777777" w:rsidTr="00B42545">
        <w:tc>
          <w:tcPr>
            <w:tcW w:w="1410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56FD3FD4" w14:textId="77777777" w:rsidR="005F0735" w:rsidRPr="00B42545" w:rsidRDefault="005F0735" w:rsidP="00B179E1">
            <w:pPr>
              <w:jc w:val="center"/>
            </w:pPr>
            <w:r w:rsidRPr="00B42545">
              <w:rPr>
                <w:b/>
                <w:bCs/>
                <w:lang w:val="en-US"/>
              </w:rPr>
              <w:t>p</w:t>
            </w:r>
            <w:proofErr w:type="spellStart"/>
            <w:r w:rsidRPr="00B42545">
              <w:rPr>
                <w:b/>
                <w:bCs/>
              </w:rPr>
              <w:t>assword</w:t>
            </w:r>
            <w:proofErr w:type="spellEnd"/>
          </w:p>
        </w:tc>
        <w:tc>
          <w:tcPr>
            <w:tcW w:w="5095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4C8696FC" w14:textId="77777777" w:rsidR="005F0735" w:rsidRPr="00B42545" w:rsidRDefault="005F0735" w:rsidP="00B179E1">
            <w:r w:rsidRPr="00B42545">
              <w:t xml:space="preserve">Пароль для REST сервиса в </w:t>
            </w:r>
            <w:proofErr w:type="spellStart"/>
            <w:r w:rsidRPr="00B42545">
              <w:t>SolvoWMS</w:t>
            </w:r>
            <w:proofErr w:type="spellEnd"/>
            <w:r w:rsidRPr="00B42545">
              <w:t xml:space="preserve">. Указывается в конфиг-файле. Назначается </w:t>
            </w:r>
            <w:r w:rsidRPr="00B42545">
              <w:rPr>
                <w:lang w:val="en-US"/>
              </w:rPr>
              <w:t>IT</w:t>
            </w:r>
            <w:r w:rsidRPr="00B42545">
              <w:t>-администратором</w:t>
            </w:r>
          </w:p>
        </w:tc>
        <w:tc>
          <w:tcPr>
            <w:tcW w:w="1134" w:type="dxa"/>
            <w:tcBorders>
              <w:top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625B1BC2" w14:textId="77777777" w:rsidR="005F0735" w:rsidRPr="00B42545" w:rsidRDefault="005F0735" w:rsidP="00B179E1">
            <w:pPr>
              <w:jc w:val="center"/>
            </w:pPr>
            <w:r w:rsidRPr="00B42545">
              <w:rPr>
                <w:lang w:val="en-US" w:eastAsia="ru-RU"/>
              </w:rPr>
              <w:t>string</w:t>
            </w:r>
          </w:p>
        </w:tc>
        <w:tc>
          <w:tcPr>
            <w:tcW w:w="1843" w:type="dxa"/>
            <w:tcBorders>
              <w:top w:val="single" w:sz="6" w:space="0" w:color="666666"/>
              <w:left w:val="single" w:sz="6" w:space="0" w:color="666666"/>
              <w:bottom w:val="single" w:sz="6" w:space="0" w:color="666666"/>
              <w:right w:val="single" w:sz="6" w:space="0" w:color="666666"/>
            </w:tcBorders>
            <w:shd w:val="clear" w:color="auto" w:fill="FFFFFF"/>
          </w:tcPr>
          <w:p w14:paraId="5C44D5FD" w14:textId="77777777" w:rsidR="005F0735" w:rsidRPr="00B42545" w:rsidRDefault="005F0735" w:rsidP="00B179E1">
            <w:pPr>
              <w:jc w:val="center"/>
            </w:pPr>
            <w:proofErr w:type="spellStart"/>
            <w:r w:rsidRPr="00B42545">
              <w:rPr>
                <w:lang w:val="en-US" w:eastAsia="ru-RU"/>
              </w:rPr>
              <w:t>да</w:t>
            </w:r>
            <w:proofErr w:type="spellEnd"/>
          </w:p>
        </w:tc>
      </w:tr>
    </w:tbl>
    <w:p w14:paraId="3670AD8C" w14:textId="77777777" w:rsidR="005F0735" w:rsidRDefault="005F0735" w:rsidP="005F0735"/>
    <w:p w14:paraId="1BBEB45F" w14:textId="77777777" w:rsidR="005F0735" w:rsidRPr="00BE3248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14" w:name="_Toc215488158"/>
      <w:r w:rsidRPr="00BE3248">
        <w:rPr>
          <w:rFonts w:ascii="Arial" w:hAnsi="Arial"/>
          <w:bCs/>
          <w:color w:val="000000"/>
          <w:szCs w:val="28"/>
          <w:u w:val="single"/>
        </w:rPr>
        <w:lastRenderedPageBreak/>
        <w:t>Положительный</w:t>
      </w:r>
      <w:bookmarkStart w:id="115" w:name="_Hlk46258281"/>
      <w:bookmarkEnd w:id="115"/>
      <w:r w:rsidRPr="00BE3248">
        <w:rPr>
          <w:rFonts w:ascii="Arial" w:hAnsi="Arial"/>
          <w:bCs/>
          <w:color w:val="000000"/>
          <w:szCs w:val="28"/>
          <w:u w:val="single"/>
        </w:rPr>
        <w:t xml:space="preserve"> ответ</w:t>
      </w:r>
      <w:bookmarkEnd w:id="114"/>
    </w:p>
    <w:p w14:paraId="7E1A5230" w14:textId="77777777" w:rsidR="005F0735" w:rsidRPr="00BE3248" w:rsidRDefault="005F0735" w:rsidP="00BE324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BE3248">
        <w:rPr>
          <w:color w:val="000000"/>
        </w:rPr>
        <w:t xml:space="preserve">Если аутентификация прошла успешно, </w:t>
      </w:r>
      <w:proofErr w:type="spellStart"/>
      <w:r w:rsidRPr="00BE3248">
        <w:rPr>
          <w:color w:val="000000"/>
        </w:rPr>
        <w:t>SolvoWMS</w:t>
      </w:r>
      <w:proofErr w:type="spellEnd"/>
      <w:r w:rsidRPr="00BE3248">
        <w:rPr>
          <w:color w:val="000000"/>
        </w:rPr>
        <w:t xml:space="preserve"> возвращает код состояния 200 и токен доступа со свойствами в теле ответа. </w:t>
      </w:r>
    </w:p>
    <w:p w14:paraId="52CFE5AF" w14:textId="77777777" w:rsidR="005F0735" w:rsidRPr="00BE3248" w:rsidRDefault="005F0735" w:rsidP="005F0735">
      <w:pPr>
        <w:rPr>
          <w:lang w:val="en-US"/>
        </w:rPr>
      </w:pPr>
      <w:r w:rsidRPr="00BE3248">
        <w:rPr>
          <w:rFonts w:cs="Calibri"/>
          <w:b/>
          <w:bCs/>
        </w:rPr>
        <w:t>Пример</w:t>
      </w:r>
      <w:r w:rsidRPr="00BE3248">
        <w:rPr>
          <w:rFonts w:cs="Calibri"/>
          <w:b/>
          <w:bCs/>
          <w:lang w:val="en-US"/>
        </w:rPr>
        <w:t xml:space="preserve"> </w:t>
      </w:r>
      <w:r w:rsidRPr="00BE3248">
        <w:rPr>
          <w:rFonts w:cs="Calibri"/>
          <w:b/>
          <w:bCs/>
        </w:rPr>
        <w:t>ответа</w:t>
      </w:r>
      <w:r w:rsidRPr="00BE3248">
        <w:rPr>
          <w:rFonts w:cs="Calibri"/>
          <w:lang w:val="en-US"/>
        </w:rPr>
        <w:t>:</w:t>
      </w:r>
    </w:p>
    <w:p w14:paraId="0CAB5A4C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>{</w:t>
      </w:r>
    </w:p>
    <w:p w14:paraId="24B3C26B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"timestamp":"2025-01-27T15:18:42"</w:t>
      </w:r>
    </w:p>
    <w:p w14:paraId="1F364E2D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lang w:val="en-US"/>
        </w:rPr>
        <w:tab/>
        <w:t>"</w:t>
      </w:r>
      <w:proofErr w:type="spellStart"/>
      <w:r w:rsidRPr="00BE3248">
        <w:rPr>
          <w:lang w:val="en-US"/>
        </w:rPr>
        <w:t>expiresAt</w:t>
      </w:r>
      <w:proofErr w:type="spellEnd"/>
      <w:r w:rsidRPr="00BE3248">
        <w:rPr>
          <w:lang w:val="en-US"/>
        </w:rPr>
        <w:t>": "1738108800",</w:t>
      </w:r>
    </w:p>
    <w:p w14:paraId="0161DCE2" w14:textId="77777777" w:rsidR="005F0735" w:rsidRPr="00BE3248" w:rsidRDefault="005F0735" w:rsidP="005F0735">
      <w:pPr>
        <w:spacing w:after="0"/>
      </w:pPr>
      <w:r w:rsidRPr="00BE3248">
        <w:rPr>
          <w:lang w:val="en-US"/>
        </w:rPr>
        <w:t xml:space="preserve">     </w:t>
      </w:r>
      <w:r w:rsidRPr="00BE3248">
        <w:t>"</w:t>
      </w:r>
      <w:proofErr w:type="spellStart"/>
      <w:r w:rsidRPr="00BE3248">
        <w:rPr>
          <w:lang w:val="en-US"/>
        </w:rPr>
        <w:t>expirationTime</w:t>
      </w:r>
      <w:proofErr w:type="spellEnd"/>
      <w:r w:rsidRPr="00BE3248">
        <w:t>": "24000",</w:t>
      </w:r>
    </w:p>
    <w:p w14:paraId="226376FC" w14:textId="77777777" w:rsidR="005F0735" w:rsidRPr="00BE3248" w:rsidRDefault="005F0735" w:rsidP="005F0735">
      <w:pPr>
        <w:spacing w:after="0"/>
      </w:pPr>
      <w:r w:rsidRPr="00BE3248">
        <w:rPr>
          <w:color w:val="000000"/>
          <w:shd w:val="clear" w:color="auto" w:fill="FFFFFF"/>
        </w:rPr>
        <w:tab/>
      </w:r>
      <w:r w:rsidRPr="00BE3248">
        <w:rPr>
          <w:color w:val="000000"/>
          <w:szCs w:val="20"/>
          <w:shd w:val="clear" w:color="auto" w:fill="FFFFFF"/>
          <w:lang w:eastAsia="ru-RU"/>
        </w:rPr>
        <w:t>"</w:t>
      </w:r>
      <w:r w:rsidRPr="00BE3248">
        <w:rPr>
          <w:color w:val="000000"/>
          <w:szCs w:val="20"/>
          <w:shd w:val="clear" w:color="auto" w:fill="FFFFFF"/>
          <w:lang w:val="en-US" w:eastAsia="ru-RU"/>
        </w:rPr>
        <w:t>token</w:t>
      </w:r>
      <w:r w:rsidRPr="00BE3248">
        <w:rPr>
          <w:color w:val="000000"/>
          <w:szCs w:val="20"/>
          <w:shd w:val="clear" w:color="auto" w:fill="FFFFFF"/>
          <w:lang w:eastAsia="ru-RU"/>
        </w:rPr>
        <w:t>": "**************"</w:t>
      </w:r>
    </w:p>
    <w:p w14:paraId="5CD873D1" w14:textId="77777777" w:rsidR="005F0735" w:rsidRDefault="005F0735" w:rsidP="005F0735">
      <w:pPr>
        <w:spacing w:after="0"/>
      </w:pPr>
      <w:r w:rsidRPr="00BE3248">
        <w:rPr>
          <w:color w:val="000000"/>
          <w:shd w:val="clear" w:color="auto" w:fill="FFFFFF"/>
        </w:rPr>
        <w:t>}</w:t>
      </w:r>
      <w:r w:rsidRPr="00BE3248">
        <w:rPr>
          <w:rFonts w:ascii="monospace" w:hAnsi="monospace" w:cs="Calibri"/>
        </w:rPr>
        <w:br/>
      </w:r>
    </w:p>
    <w:p w14:paraId="76E00F32" w14:textId="77777777" w:rsidR="005F0735" w:rsidRPr="00BE3248" w:rsidRDefault="005F0735" w:rsidP="005F0735">
      <w:pPr>
        <w:spacing w:before="240" w:after="160"/>
      </w:pPr>
      <w:r w:rsidRPr="00BE3248">
        <w:rPr>
          <w:rFonts w:cs="Calibri"/>
          <w:b/>
          <w:bCs/>
        </w:rPr>
        <w:t>Параметры ответа</w:t>
      </w:r>
      <w:r w:rsidRPr="00BE3248">
        <w:rPr>
          <w:rFonts w:cs="Calibri"/>
        </w:rPr>
        <w:t>:</w:t>
      </w:r>
    </w:p>
    <w:p w14:paraId="0CB3F9D6" w14:textId="2F0427B3" w:rsidR="005F0735" w:rsidRPr="0038475D" w:rsidRDefault="00BE3248" w:rsidP="00BE3248">
      <w:pPr>
        <w:pStyle w:val="Tableeng"/>
        <w:numPr>
          <w:ilvl w:val="0"/>
          <w:numId w:val="0"/>
        </w:numPr>
        <w:ind w:left="142"/>
        <w:jc w:val="left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2</w:t>
      </w:r>
      <w:r w:rsidRPr="00BE3248">
        <w:rPr>
          <w:i w:val="0"/>
        </w:rPr>
        <w:fldChar w:fldCharType="end"/>
      </w:r>
      <w:r w:rsidRPr="00BE3248">
        <w:rPr>
          <w:iCs w:val="0"/>
          <w:lang w:val="ru-RU"/>
        </w:rPr>
        <w:t xml:space="preserve"> </w:t>
      </w:r>
      <w:r w:rsidR="005F0735" w:rsidRPr="00BE3248">
        <w:rPr>
          <w:i w:val="0"/>
          <w:iCs w:val="0"/>
          <w:lang w:val="ru-RU"/>
        </w:rPr>
        <w:t xml:space="preserve">Параметры </w:t>
      </w:r>
      <w:r w:rsidR="005F0735" w:rsidRPr="00BE3248">
        <w:rPr>
          <w:i w:val="0"/>
          <w:iCs w:val="0"/>
        </w:rPr>
        <w:t>JSON</w:t>
      </w:r>
      <w:r w:rsidR="005F0735" w:rsidRPr="00BE3248">
        <w:rPr>
          <w:i w:val="0"/>
          <w:iCs w:val="0"/>
          <w:lang w:val="ru-RU"/>
        </w:rPr>
        <w:t xml:space="preserve"> для положительного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865"/>
        <w:gridCol w:w="3951"/>
        <w:gridCol w:w="1563"/>
        <w:gridCol w:w="1965"/>
      </w:tblGrid>
      <w:tr w:rsidR="005F0735" w14:paraId="02C7CD64" w14:textId="77777777" w:rsidTr="00BE3248">
        <w:trPr>
          <w:cantSplit/>
          <w:trHeight w:val="500"/>
          <w:tblHeader/>
        </w:trPr>
        <w:tc>
          <w:tcPr>
            <w:tcW w:w="1873" w:type="dxa"/>
            <w:shd w:val="clear" w:color="auto" w:fill="FFFFFF" w:themeFill="background1"/>
            <w:vAlign w:val="center"/>
          </w:tcPr>
          <w:p w14:paraId="6F844634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Поле</w:t>
            </w:r>
          </w:p>
        </w:tc>
        <w:tc>
          <w:tcPr>
            <w:tcW w:w="4236" w:type="dxa"/>
            <w:shd w:val="clear" w:color="auto" w:fill="FFFFFF" w:themeFill="background1"/>
            <w:vAlign w:val="center"/>
          </w:tcPr>
          <w:p w14:paraId="40863353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Описание</w:t>
            </w:r>
          </w:p>
        </w:tc>
        <w:tc>
          <w:tcPr>
            <w:tcW w:w="1584" w:type="dxa"/>
            <w:shd w:val="clear" w:color="auto" w:fill="FFFFFF" w:themeFill="background1"/>
            <w:vAlign w:val="center"/>
          </w:tcPr>
          <w:p w14:paraId="776BC97F" w14:textId="77777777" w:rsidR="005F0735" w:rsidRPr="00BE3248" w:rsidRDefault="005F0735" w:rsidP="00BE3248">
            <w:pPr>
              <w:snapToGrid w:val="0"/>
              <w:spacing w:after="0"/>
              <w:ind w:right="-375"/>
              <w:jc w:val="left"/>
              <w:rPr>
                <w:b/>
              </w:rPr>
            </w:pPr>
            <w:r w:rsidRPr="00BE3248">
              <w:rPr>
                <w:b/>
              </w:rPr>
              <w:t>Тип</w:t>
            </w:r>
          </w:p>
        </w:tc>
        <w:tc>
          <w:tcPr>
            <w:tcW w:w="1651" w:type="dxa"/>
            <w:shd w:val="clear" w:color="auto" w:fill="FFFFFF" w:themeFill="background1"/>
            <w:vAlign w:val="center"/>
          </w:tcPr>
          <w:p w14:paraId="7D1DFEE0" w14:textId="77777777" w:rsidR="005F0735" w:rsidRPr="00BE3248" w:rsidRDefault="005F0735" w:rsidP="00BE3248">
            <w:pPr>
              <w:snapToGrid w:val="0"/>
              <w:spacing w:after="0"/>
              <w:jc w:val="left"/>
              <w:rPr>
                <w:b/>
              </w:rPr>
            </w:pPr>
            <w:r w:rsidRPr="00BE3248">
              <w:rPr>
                <w:b/>
              </w:rPr>
              <w:t>Обязательность</w:t>
            </w:r>
          </w:p>
        </w:tc>
      </w:tr>
      <w:tr w:rsidR="005F0735" w14:paraId="1C05818D" w14:textId="77777777" w:rsidTr="00BE3248">
        <w:trPr>
          <w:cantSplit/>
          <w:trHeight w:val="246"/>
        </w:trPr>
        <w:tc>
          <w:tcPr>
            <w:tcW w:w="1873" w:type="dxa"/>
          </w:tcPr>
          <w:p w14:paraId="461F2C1A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color w:val="000000"/>
                <w:szCs w:val="20"/>
                <w:shd w:val="clear" w:color="auto" w:fill="FFFFFF"/>
                <w:lang w:val="en-US"/>
              </w:rPr>
              <w:t>timestamp</w:t>
            </w:r>
          </w:p>
        </w:tc>
        <w:tc>
          <w:tcPr>
            <w:tcW w:w="4236" w:type="dxa"/>
          </w:tcPr>
          <w:p w14:paraId="34EBB2D2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Дата и время выполнения запроса</w:t>
            </w:r>
          </w:p>
        </w:tc>
        <w:tc>
          <w:tcPr>
            <w:tcW w:w="1584" w:type="dxa"/>
          </w:tcPr>
          <w:p w14:paraId="5137F6C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 (timestamp)</w:t>
            </w:r>
          </w:p>
        </w:tc>
        <w:tc>
          <w:tcPr>
            <w:tcW w:w="1651" w:type="dxa"/>
          </w:tcPr>
          <w:p w14:paraId="6B0438D7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FBEC44F" w14:textId="77777777" w:rsidTr="00BE3248">
        <w:trPr>
          <w:cantSplit/>
          <w:trHeight w:val="246"/>
        </w:trPr>
        <w:tc>
          <w:tcPr>
            <w:tcW w:w="1873" w:type="dxa"/>
          </w:tcPr>
          <w:p w14:paraId="1A47B200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b/>
                <w:bCs/>
                <w:szCs w:val="20"/>
                <w:lang w:val="en-US"/>
              </w:rPr>
              <w:t>expiresAt</w:t>
            </w:r>
            <w:proofErr w:type="spellEnd"/>
          </w:p>
        </w:tc>
        <w:tc>
          <w:tcPr>
            <w:tcW w:w="4236" w:type="dxa"/>
          </w:tcPr>
          <w:p w14:paraId="4B84712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 xml:space="preserve">Время истечения срока действия токена, формат </w:t>
            </w:r>
            <w:r>
              <w:rPr>
                <w:rFonts w:cs="Calibri"/>
                <w:lang w:val="en-US"/>
              </w:rPr>
              <w:t>timestamp</w:t>
            </w:r>
            <w:r>
              <w:rPr>
                <w:rFonts w:cs="Calibri"/>
              </w:rPr>
              <w:t xml:space="preserve"> (в секундах) </w:t>
            </w:r>
          </w:p>
        </w:tc>
        <w:tc>
          <w:tcPr>
            <w:tcW w:w="1584" w:type="dxa"/>
          </w:tcPr>
          <w:p w14:paraId="32F6E0F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4421CCE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680292FA" w14:textId="77777777" w:rsidTr="00BE3248">
        <w:trPr>
          <w:cantSplit/>
          <w:trHeight w:val="246"/>
        </w:trPr>
        <w:tc>
          <w:tcPr>
            <w:tcW w:w="1873" w:type="dxa"/>
          </w:tcPr>
          <w:p w14:paraId="347DF759" w14:textId="77777777" w:rsidR="005F0735" w:rsidRDefault="005F0735" w:rsidP="00B179E1">
            <w:pPr>
              <w:widowControl w:val="0"/>
              <w:spacing w:after="0"/>
            </w:pPr>
            <w:proofErr w:type="spellStart"/>
            <w:r>
              <w:rPr>
                <w:b/>
                <w:bCs/>
                <w:szCs w:val="20"/>
                <w:lang w:val="en-US"/>
              </w:rPr>
              <w:t>expirationTime</w:t>
            </w:r>
            <w:proofErr w:type="spellEnd"/>
          </w:p>
        </w:tc>
        <w:tc>
          <w:tcPr>
            <w:tcW w:w="4236" w:type="dxa"/>
          </w:tcPr>
          <w:p w14:paraId="5F86D35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>Время действия токена (в секундах)</w:t>
            </w:r>
          </w:p>
        </w:tc>
        <w:tc>
          <w:tcPr>
            <w:tcW w:w="1584" w:type="dxa"/>
          </w:tcPr>
          <w:p w14:paraId="5266B1C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48BF2531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2B3B3755" w14:textId="77777777" w:rsidTr="00BE3248">
        <w:trPr>
          <w:cantSplit/>
          <w:trHeight w:val="246"/>
        </w:trPr>
        <w:tc>
          <w:tcPr>
            <w:tcW w:w="1873" w:type="dxa"/>
          </w:tcPr>
          <w:p w14:paraId="45CD7A47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token</w:t>
            </w:r>
          </w:p>
        </w:tc>
        <w:tc>
          <w:tcPr>
            <w:tcW w:w="4236" w:type="dxa"/>
          </w:tcPr>
          <w:p w14:paraId="76D8E07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szCs w:val="20"/>
                <w:lang w:val="en-US"/>
              </w:rPr>
              <w:t>JSON Web Token</w:t>
            </w:r>
          </w:p>
        </w:tc>
        <w:tc>
          <w:tcPr>
            <w:tcW w:w="1584" w:type="dxa"/>
          </w:tcPr>
          <w:p w14:paraId="79290E6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1" w:type="dxa"/>
          </w:tcPr>
          <w:p w14:paraId="371B3E8B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3B4CA292" w14:textId="77777777" w:rsidR="00BE3248" w:rsidRDefault="00BE3248" w:rsidP="00BE3248">
      <w:pPr>
        <w:pStyle w:val="Tableeng"/>
        <w:numPr>
          <w:ilvl w:val="0"/>
          <w:numId w:val="0"/>
        </w:numPr>
        <w:ind w:left="142"/>
        <w:jc w:val="left"/>
        <w:rPr>
          <w:rFonts w:ascii="Arial" w:hAnsi="Arial"/>
          <w:bCs/>
          <w:color w:val="000000"/>
          <w:szCs w:val="28"/>
          <w:u w:val="single"/>
        </w:rPr>
      </w:pPr>
    </w:p>
    <w:p w14:paraId="19C693BE" w14:textId="1DF0D5F4" w:rsidR="005F0735" w:rsidRPr="00BE3248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16" w:name="_Toc215488159"/>
      <w:r w:rsidRPr="00BE3248">
        <w:rPr>
          <w:rFonts w:ascii="Arial" w:hAnsi="Arial"/>
          <w:bCs/>
          <w:color w:val="000000"/>
          <w:szCs w:val="28"/>
          <w:u w:val="single"/>
        </w:rPr>
        <w:t>Отрицательный ответ</w:t>
      </w:r>
      <w:bookmarkStart w:id="117" w:name="_Toc122370612"/>
      <w:bookmarkEnd w:id="116"/>
    </w:p>
    <w:p w14:paraId="160904E2" w14:textId="4E6ACBB6" w:rsidR="005F0735" w:rsidRPr="00BE3248" w:rsidRDefault="00BE3248" w:rsidP="00BE3248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bookmarkStart w:id="118" w:name="_master-data"/>
      <w:bookmarkEnd w:id="118"/>
      <w:r w:rsidRPr="00BE3248">
        <w:rPr>
          <w:color w:val="000000"/>
        </w:rPr>
        <w:t xml:space="preserve">Если аутентификация прошла с ошибкой, </w:t>
      </w:r>
      <w:proofErr w:type="spellStart"/>
      <w:r w:rsidRPr="00BE3248">
        <w:rPr>
          <w:color w:val="000000"/>
        </w:rPr>
        <w:t>SolvoWMS</w:t>
      </w:r>
      <w:proofErr w:type="spellEnd"/>
      <w:r w:rsidRPr="00BE3248">
        <w:rPr>
          <w:color w:val="000000"/>
        </w:rPr>
        <w:t xml:space="preserve"> возвращает код состояния 401 с текстом ошибки.</w:t>
      </w:r>
    </w:p>
    <w:p w14:paraId="730D0AD2" w14:textId="77777777" w:rsidR="005F0735" w:rsidRPr="00BE3248" w:rsidRDefault="005F0735" w:rsidP="005F0735">
      <w:pPr>
        <w:keepNext/>
        <w:keepLines/>
        <w:spacing w:after="0"/>
        <w:rPr>
          <w:lang w:val="en-US"/>
        </w:rPr>
      </w:pPr>
      <w:r w:rsidRPr="00BE3248">
        <w:rPr>
          <w:rFonts w:cs="Calibri"/>
          <w:b/>
          <w:bCs/>
        </w:rPr>
        <w:t>Пример</w:t>
      </w:r>
      <w:r w:rsidRPr="00BE3248">
        <w:rPr>
          <w:rFonts w:cs="Calibri"/>
          <w:b/>
          <w:bCs/>
          <w:lang w:val="en-US"/>
        </w:rPr>
        <w:t xml:space="preserve"> </w:t>
      </w:r>
      <w:r w:rsidRPr="00BE3248">
        <w:rPr>
          <w:rFonts w:cs="Calibri"/>
          <w:b/>
          <w:bCs/>
        </w:rPr>
        <w:t>ответа</w:t>
      </w:r>
      <w:r w:rsidRPr="00BE3248">
        <w:rPr>
          <w:rFonts w:cs="Calibri"/>
          <w:lang w:val="en-US"/>
        </w:rPr>
        <w:t>:</w:t>
      </w:r>
    </w:p>
    <w:p w14:paraId="56650762" w14:textId="77777777" w:rsidR="005F0735" w:rsidRPr="0038475D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7CD9266C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 w:rsidRPr="0038475D">
        <w:rPr>
          <w:rFonts w:ascii="Courier New" w:hAnsi="Courier New" w:cs="Courier New"/>
          <w:color w:val="000000"/>
          <w:szCs w:val="20"/>
          <w:lang w:val="en-US" w:eastAsia="ru-RU"/>
        </w:rPr>
        <w:t xml:space="preserve">{  </w:t>
      </w:r>
    </w:p>
    <w:p w14:paraId="31A3E5B0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</w:t>
      </w:r>
      <w:proofErr w:type="spellStart"/>
      <w:r w:rsidRPr="00BE3248">
        <w:rPr>
          <w:color w:val="000000"/>
          <w:shd w:val="clear" w:color="auto" w:fill="FFFFFF"/>
          <w:lang w:val="en-US"/>
        </w:rPr>
        <w:t>error":</w:t>
      </w:r>
      <w:r w:rsidRPr="00BE3248">
        <w:rPr>
          <w:color w:val="000000"/>
          <w:szCs w:val="20"/>
          <w:shd w:val="clear" w:color="auto" w:fill="FFFFFF"/>
          <w:lang w:val="en-US" w:eastAsia="ru-RU"/>
        </w:rPr>
        <w:t>"Unauthorized</w:t>
      </w:r>
      <w:proofErr w:type="spellEnd"/>
      <w:r w:rsidRPr="00BE3248">
        <w:rPr>
          <w:color w:val="000000"/>
          <w:szCs w:val="20"/>
          <w:shd w:val="clear" w:color="auto" w:fill="FFFFFF"/>
          <w:lang w:val="en-US" w:eastAsia="ru-RU"/>
        </w:rPr>
        <w:t>"</w:t>
      </w:r>
      <w:r w:rsidRPr="00BE3248">
        <w:rPr>
          <w:color w:val="000000"/>
          <w:shd w:val="clear" w:color="auto" w:fill="FFFFFF"/>
          <w:lang w:val="en-US"/>
        </w:rPr>
        <w:t>,</w:t>
      </w:r>
    </w:p>
    <w:p w14:paraId="77AF4C81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"status":401,</w:t>
      </w:r>
    </w:p>
    <w:p w14:paraId="1B16DA37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"info":"</w:t>
      </w:r>
      <w:proofErr w:type="spellStart"/>
      <w:r w:rsidRPr="00BE3248">
        <w:rPr>
          <w:color w:val="000000"/>
          <w:shd w:val="clear" w:color="auto" w:fill="FFFFFF"/>
          <w:lang w:val="en-US"/>
        </w:rPr>
        <w:t>Ошибка</w:t>
      </w:r>
      <w:proofErr w:type="spellEnd"/>
      <w:r w:rsidRPr="00BE3248">
        <w:rPr>
          <w:color w:val="000000"/>
          <w:shd w:val="clear" w:color="auto" w:fill="FFFFFF"/>
          <w:lang w:val="en-US"/>
        </w:rPr>
        <w:t xml:space="preserve"> </w:t>
      </w:r>
      <w:proofErr w:type="spellStart"/>
      <w:r w:rsidRPr="00BE3248">
        <w:rPr>
          <w:color w:val="000000"/>
          <w:shd w:val="clear" w:color="auto" w:fill="FFFFFF"/>
          <w:lang w:val="en-US"/>
        </w:rPr>
        <w:t>аутентификации</w:t>
      </w:r>
      <w:proofErr w:type="spellEnd"/>
      <w:r w:rsidRPr="00BE3248">
        <w:rPr>
          <w:color w:val="000000"/>
          <w:shd w:val="clear" w:color="auto" w:fill="FFFFFF"/>
          <w:lang w:val="en-US"/>
        </w:rPr>
        <w:t>",</w:t>
      </w:r>
    </w:p>
    <w:p w14:paraId="56BE3271" w14:textId="77777777" w:rsidR="005F0735" w:rsidRPr="00BE3248" w:rsidRDefault="005F0735" w:rsidP="005F0735">
      <w:pPr>
        <w:spacing w:after="0"/>
        <w:rPr>
          <w:lang w:val="en-US"/>
        </w:rPr>
      </w:pPr>
      <w:r w:rsidRPr="00BE3248">
        <w:rPr>
          <w:color w:val="000000"/>
          <w:shd w:val="clear" w:color="auto" w:fill="FFFFFF"/>
          <w:lang w:val="en-US"/>
        </w:rPr>
        <w:tab/>
        <w:t>"timestamp":"2025-01-27T15:18:42"</w:t>
      </w:r>
    </w:p>
    <w:p w14:paraId="59A1F74F" w14:textId="77777777" w:rsidR="005F0735" w:rsidRDefault="005F0735" w:rsidP="005F0735">
      <w:pPr>
        <w:shd w:val="clear" w:color="auto" w:fill="F6F6F6"/>
        <w:spacing w:after="0"/>
        <w:jc w:val="left"/>
      </w:pPr>
      <w:r w:rsidRPr="00BE3248">
        <w:rPr>
          <w:rFonts w:ascii="Courier New" w:hAnsi="Courier New" w:cs="Courier New"/>
          <w:color w:val="000000"/>
          <w:szCs w:val="20"/>
          <w:lang w:eastAsia="ru-RU"/>
        </w:rPr>
        <w:t xml:space="preserve">} </w:t>
      </w:r>
    </w:p>
    <w:p w14:paraId="35997EDF" w14:textId="77777777" w:rsidR="005F0735" w:rsidRPr="00BE3248" w:rsidRDefault="005F0735" w:rsidP="005F0735">
      <w:pPr>
        <w:spacing w:before="240" w:after="160"/>
      </w:pPr>
      <w:r w:rsidRPr="00BE3248">
        <w:rPr>
          <w:rFonts w:cs="Calibri"/>
          <w:b/>
          <w:bCs/>
        </w:rPr>
        <w:t>Параметры ответа</w:t>
      </w:r>
      <w:r w:rsidRPr="00BE3248">
        <w:rPr>
          <w:rFonts w:cs="Calibri"/>
        </w:rPr>
        <w:t>:</w:t>
      </w:r>
    </w:p>
    <w:p w14:paraId="5CA4FD70" w14:textId="37AB0D0A" w:rsidR="005F0735" w:rsidRPr="0038475D" w:rsidRDefault="00BE3248" w:rsidP="00BE3248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lastRenderedPageBreak/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3</w:t>
      </w:r>
      <w:r w:rsidRPr="00BE3248">
        <w:rPr>
          <w:i w:val="0"/>
        </w:rPr>
        <w:fldChar w:fldCharType="end"/>
      </w:r>
      <w:r w:rsidRPr="00BE3248">
        <w:rPr>
          <w:i w:val="0"/>
          <w:lang w:val="ru-RU"/>
        </w:rPr>
        <w:t xml:space="preserve"> </w:t>
      </w:r>
      <w:r w:rsidR="005F0735" w:rsidRPr="00BE3248">
        <w:rPr>
          <w:i w:val="0"/>
          <w:iCs w:val="0"/>
          <w:lang w:val="ru-RU"/>
        </w:rPr>
        <w:t xml:space="preserve">Параметры </w:t>
      </w:r>
      <w:r w:rsidR="005F0735" w:rsidRPr="00BE3248">
        <w:rPr>
          <w:i w:val="0"/>
          <w:iCs w:val="0"/>
        </w:rPr>
        <w:t>JSON</w:t>
      </w:r>
      <w:r w:rsidR="005F0735" w:rsidRPr="00BE3248">
        <w:rPr>
          <w:i w:val="0"/>
          <w:iCs w:val="0"/>
          <w:lang w:val="ru-RU"/>
        </w:rPr>
        <w:t xml:space="preserve"> для отрицательного ответа аутентификации</w:t>
      </w:r>
    </w:p>
    <w:tbl>
      <w:tblPr>
        <w:tblW w:w="4685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17"/>
        <w:gridCol w:w="3794"/>
        <w:gridCol w:w="1134"/>
        <w:gridCol w:w="2210"/>
      </w:tblGrid>
      <w:tr w:rsidR="005F0735" w14:paraId="70CA5092" w14:textId="77777777" w:rsidTr="006248B5">
        <w:trPr>
          <w:cantSplit/>
          <w:trHeight w:val="500"/>
          <w:tblHeader/>
        </w:trPr>
        <w:tc>
          <w:tcPr>
            <w:tcW w:w="1617" w:type="dxa"/>
            <w:vAlign w:val="center"/>
          </w:tcPr>
          <w:p w14:paraId="409B960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3794" w:type="dxa"/>
            <w:vAlign w:val="center"/>
          </w:tcPr>
          <w:p w14:paraId="2BD6F99C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134" w:type="dxa"/>
            <w:vAlign w:val="center"/>
          </w:tcPr>
          <w:p w14:paraId="7132AD8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2210" w:type="dxa"/>
            <w:vAlign w:val="center"/>
          </w:tcPr>
          <w:p w14:paraId="403949A0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6AC3108E" w14:textId="77777777" w:rsidTr="006248B5">
        <w:trPr>
          <w:cantSplit/>
          <w:trHeight w:val="246"/>
        </w:trPr>
        <w:tc>
          <w:tcPr>
            <w:tcW w:w="1617" w:type="dxa"/>
          </w:tcPr>
          <w:p w14:paraId="1C81DBE4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3794" w:type="dxa"/>
          </w:tcPr>
          <w:p w14:paraId="3CDD6E3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Время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запроса</w:t>
            </w:r>
            <w:proofErr w:type="spellEnd"/>
          </w:p>
        </w:tc>
        <w:tc>
          <w:tcPr>
            <w:tcW w:w="1134" w:type="dxa"/>
          </w:tcPr>
          <w:p w14:paraId="15D9997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57E0EBCE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1FFF180E" w14:textId="77777777" w:rsidTr="006248B5">
        <w:trPr>
          <w:cantSplit/>
          <w:trHeight w:val="246"/>
        </w:trPr>
        <w:tc>
          <w:tcPr>
            <w:tcW w:w="1617" w:type="dxa"/>
          </w:tcPr>
          <w:p w14:paraId="585F05CE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3794" w:type="dxa"/>
          </w:tcPr>
          <w:p w14:paraId="506E911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Код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ошибки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134" w:type="dxa"/>
          </w:tcPr>
          <w:p w14:paraId="3CC116B7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569151E1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03CB3BAE" w14:textId="77777777" w:rsidTr="006248B5">
        <w:trPr>
          <w:cantSplit/>
          <w:trHeight w:val="246"/>
        </w:trPr>
        <w:tc>
          <w:tcPr>
            <w:tcW w:w="1617" w:type="dxa"/>
          </w:tcPr>
          <w:p w14:paraId="184A9978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3794" w:type="dxa"/>
          </w:tcPr>
          <w:p w14:paraId="00EE55E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Тип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</w:rPr>
              <w:t>ошибки</w:t>
            </w:r>
          </w:p>
        </w:tc>
        <w:tc>
          <w:tcPr>
            <w:tcW w:w="1134" w:type="dxa"/>
          </w:tcPr>
          <w:p w14:paraId="5262596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220DBAFD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1106463" w14:textId="77777777" w:rsidTr="006248B5">
        <w:trPr>
          <w:cantSplit/>
          <w:trHeight w:val="246"/>
        </w:trPr>
        <w:tc>
          <w:tcPr>
            <w:tcW w:w="1617" w:type="dxa"/>
          </w:tcPr>
          <w:p w14:paraId="26BD256E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3794" w:type="dxa"/>
          </w:tcPr>
          <w:p w14:paraId="4151AEAC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Сведения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об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ошибке</w:t>
            </w:r>
            <w:proofErr w:type="spellEnd"/>
          </w:p>
        </w:tc>
        <w:tc>
          <w:tcPr>
            <w:tcW w:w="1134" w:type="dxa"/>
          </w:tcPr>
          <w:p w14:paraId="75A6E1C9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2210" w:type="dxa"/>
          </w:tcPr>
          <w:p w14:paraId="1E30CC0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3EAE04D6" w14:textId="77777777" w:rsidR="006248B5" w:rsidRDefault="006248B5" w:rsidP="006248B5">
      <w:pPr>
        <w:rPr>
          <w:rFonts w:ascii="Arial" w:hAnsi="Arial"/>
          <w:bCs/>
          <w:color w:val="000000"/>
          <w:szCs w:val="28"/>
        </w:rPr>
      </w:pPr>
      <w:bookmarkStart w:id="119" w:name="_Использование_токена_JWT"/>
      <w:bookmarkStart w:id="120" w:name="_Toc144114836"/>
      <w:bookmarkEnd w:id="117"/>
      <w:bookmarkEnd w:id="119"/>
    </w:p>
    <w:p w14:paraId="7CE8121D" w14:textId="5E0D48C8" w:rsidR="005F0735" w:rsidRPr="006248B5" w:rsidRDefault="005F0735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21" w:name="_Toc215488160"/>
      <w:r w:rsidRPr="006248B5">
        <w:rPr>
          <w:rFonts w:ascii="Arial" w:hAnsi="Arial"/>
          <w:bCs/>
          <w:color w:val="000000"/>
          <w:szCs w:val="28"/>
        </w:rPr>
        <w:t>Использование токена JWT</w:t>
      </w:r>
      <w:bookmarkEnd w:id="120"/>
      <w:bookmarkEnd w:id="121"/>
    </w:p>
    <w:p w14:paraId="6E0BCECE" w14:textId="77777777" w:rsidR="005F0735" w:rsidRPr="006248B5" w:rsidRDefault="005F073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6248B5">
        <w:rPr>
          <w:color w:val="000000"/>
        </w:rPr>
        <w:t xml:space="preserve">При обращении к защищенным ресурсам API </w:t>
      </w:r>
      <w:proofErr w:type="spellStart"/>
      <w:r w:rsidRPr="006248B5">
        <w:rPr>
          <w:color w:val="000000"/>
        </w:rPr>
        <w:t>SolvoWMS</w:t>
      </w:r>
      <w:proofErr w:type="spellEnd"/>
      <w:r w:rsidRPr="006248B5">
        <w:rPr>
          <w:color w:val="000000"/>
        </w:rPr>
        <w:t xml:space="preserve"> необходимо полученный токен включить в состав заголовка </w:t>
      </w:r>
      <w:proofErr w:type="spellStart"/>
      <w:r w:rsidRPr="006248B5">
        <w:rPr>
          <w:color w:val="000000"/>
        </w:rPr>
        <w:t>Authorization</w:t>
      </w:r>
      <w:proofErr w:type="spellEnd"/>
      <w:r w:rsidRPr="006248B5">
        <w:rPr>
          <w:color w:val="000000"/>
        </w:rPr>
        <w:t>:</w:t>
      </w:r>
    </w:p>
    <w:p w14:paraId="5609A0CE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u w:val="single"/>
        </w:rPr>
        <w:t>Метод</w:t>
      </w:r>
      <w:r>
        <w:rPr>
          <w:rFonts w:cs="Calibri"/>
          <w:b/>
          <w:bCs/>
          <w:lang w:val="en-US"/>
        </w:rPr>
        <w:t xml:space="preserve">: </w:t>
      </w:r>
      <w:r>
        <w:rPr>
          <w:rFonts w:cs="Calibri"/>
          <w:lang w:val="en-US"/>
        </w:rPr>
        <w:t>{any}</w:t>
      </w:r>
    </w:p>
    <w:p w14:paraId="4A6AF54C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u w:val="single"/>
          <w:lang w:val="en-US"/>
        </w:rPr>
        <w:t>Authorization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bearerToken</w:t>
      </w:r>
      <w:proofErr w:type="spellEnd"/>
    </w:p>
    <w:p w14:paraId="0451451F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u w:val="single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application/json</w:t>
      </w:r>
    </w:p>
    <w:p w14:paraId="3CD567F1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62014C6F" w14:textId="77777777" w:rsidR="005F0735" w:rsidRDefault="005F0735" w:rsidP="005F0735">
      <w:r>
        <w:rPr>
          <w:rFonts w:cs="Calibri"/>
        </w:rPr>
        <w:t xml:space="preserve">Пример запроса, который содержит </w:t>
      </w:r>
      <w:r>
        <w:rPr>
          <w:rFonts w:cs="Calibri"/>
          <w:lang w:val="en-US"/>
        </w:rPr>
        <w:t>JWT</w:t>
      </w:r>
      <w:r>
        <w:rPr>
          <w:rFonts w:cs="Calibri"/>
        </w:rPr>
        <w:t xml:space="preserve">-токен в заголовке </w:t>
      </w:r>
      <w:proofErr w:type="spellStart"/>
      <w:r>
        <w:rPr>
          <w:rFonts w:cs="Calibri"/>
        </w:rPr>
        <w:t>Authorization</w:t>
      </w:r>
      <w:proofErr w:type="spellEnd"/>
      <w:r>
        <w:rPr>
          <w:rFonts w:cs="Calibri"/>
        </w:rPr>
        <w:t xml:space="preserve"> запроса:</w:t>
      </w:r>
    </w:p>
    <w:p w14:paraId="66DE2DE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>curl -X POST "{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url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}/{method}" -H "accept: */*" -H "Authorization: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bearerToken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</w:t>
      </w:r>
    </w:p>
    <w:p w14:paraId="74936F6C" w14:textId="77777777" w:rsidR="005F0735" w:rsidRDefault="005F0735" w:rsidP="005F0735">
      <w:pPr>
        <w:shd w:val="clear" w:color="auto" w:fill="F6F6F6"/>
        <w:spacing w:after="0"/>
        <w:jc w:val="left"/>
        <w:rPr>
          <w:rFonts w:ascii="Courier New" w:hAnsi="Courier New" w:cs="Courier New"/>
          <w:color w:val="000000"/>
          <w:szCs w:val="20"/>
          <w:lang w:val="en-US" w:eastAsia="ru-RU"/>
        </w:rPr>
      </w:pPr>
    </w:p>
    <w:p w14:paraId="57267C2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--header 'accept: */*' </w:t>
      </w:r>
    </w:p>
    <w:p w14:paraId="7A755F4B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--header 'Authorization: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BearerToken</w:t>
      </w:r>
      <w:proofErr w:type="spellEnd"/>
    </w:p>
    <w:p w14:paraId="03D5C7DF" w14:textId="77777777" w:rsidR="005F0735" w:rsidRDefault="005F0735" w:rsidP="005F0735">
      <w:r>
        <w:t>...</w:t>
      </w:r>
    </w:p>
    <w:p w14:paraId="3B6160CC" w14:textId="77777777" w:rsidR="005F0735" w:rsidRDefault="005F0735" w:rsidP="005F0735"/>
    <w:p w14:paraId="21CB4116" w14:textId="77777777" w:rsidR="005F0735" w:rsidRPr="006248B5" w:rsidRDefault="005F0735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</w:rPr>
      </w:pPr>
      <w:bookmarkStart w:id="122" w:name="_Toc215488161"/>
      <w:r w:rsidRPr="006248B5">
        <w:rPr>
          <w:rFonts w:ascii="Arial" w:hAnsi="Arial"/>
          <w:bCs/>
          <w:sz w:val="32"/>
          <w:szCs w:val="32"/>
        </w:rPr>
        <w:t>Передача сообщения.</w:t>
      </w:r>
      <w:bookmarkEnd w:id="122"/>
    </w:p>
    <w:p w14:paraId="0D8CADB4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Система-источник</w:t>
      </w:r>
      <w:r>
        <w:rPr>
          <w:rFonts w:cs="Calibri"/>
          <w:b/>
          <w:szCs w:val="20"/>
          <w:u w:val="single"/>
        </w:rPr>
        <w:t>:</w:t>
      </w:r>
      <w:r>
        <w:rPr>
          <w:rFonts w:cs="Calibri"/>
          <w:szCs w:val="20"/>
        </w:rPr>
        <w:t xml:space="preserve"> </w:t>
      </w:r>
      <w:r w:rsidRPr="005F0735">
        <w:rPr>
          <w:rFonts w:cs="Calibri"/>
          <w:szCs w:val="20"/>
        </w:rPr>
        <w:t>ГС</w:t>
      </w:r>
    </w:p>
    <w:p w14:paraId="68F09B85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szCs w:val="20"/>
        </w:rPr>
        <w:t>Система-получатель:</w:t>
      </w:r>
      <w:r>
        <w:rPr>
          <w:rFonts w:cs="Calibri"/>
          <w:szCs w:val="20"/>
        </w:rPr>
        <w:t xml:space="preserve"> </w:t>
      </w:r>
      <w:proofErr w:type="spellStart"/>
      <w:r>
        <w:rPr>
          <w:rFonts w:cs="Calibri"/>
          <w:szCs w:val="20"/>
          <w:lang w:val="en-US"/>
        </w:rPr>
        <w:t>Solvo</w:t>
      </w:r>
      <w:proofErr w:type="spellEnd"/>
      <w:r w:rsidRPr="005F0735">
        <w:rPr>
          <w:rFonts w:cs="Calibri"/>
          <w:szCs w:val="20"/>
        </w:rPr>
        <w:t xml:space="preserve"> </w:t>
      </w:r>
      <w:r>
        <w:rPr>
          <w:rFonts w:cs="Calibri"/>
          <w:szCs w:val="20"/>
          <w:lang w:val="en-US"/>
        </w:rPr>
        <w:t>WMS</w:t>
      </w:r>
    </w:p>
    <w:p w14:paraId="718B21F1" w14:textId="77777777" w:rsidR="005F0735" w:rsidRDefault="005F0735" w:rsidP="005F0735">
      <w:pPr>
        <w:keepNext/>
        <w:keepLines/>
        <w:spacing w:after="0"/>
        <w:rPr>
          <w:rFonts w:cs="Calibri"/>
          <w:b/>
          <w:szCs w:val="20"/>
          <w:u w:val="single"/>
        </w:rPr>
      </w:pPr>
    </w:p>
    <w:p w14:paraId="01A21896" w14:textId="77777777" w:rsidR="005F0735" w:rsidRDefault="005F0735" w:rsidP="005F0735">
      <w:pPr>
        <w:keepNext/>
        <w:keepLines/>
        <w:spacing w:after="0"/>
      </w:pPr>
      <w:r>
        <w:rPr>
          <w:rFonts w:cs="Calibri"/>
          <w:b/>
          <w:bCs/>
        </w:rPr>
        <w:t>Параметры запроса:</w:t>
      </w:r>
    </w:p>
    <w:p w14:paraId="4295D3B0" w14:textId="77777777" w:rsidR="005F0735" w:rsidRDefault="005F0735" w:rsidP="005F0735">
      <w:pPr>
        <w:spacing w:after="0"/>
      </w:pPr>
    </w:p>
    <w:p w14:paraId="08E6CC53" w14:textId="77777777" w:rsidR="005F0735" w:rsidRPr="009B2DC7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lang w:val="en-US"/>
        </w:rPr>
        <w:lastRenderedPageBreak/>
        <w:t>URL</w:t>
      </w:r>
      <w:r w:rsidRPr="009B2DC7">
        <w:rPr>
          <w:rFonts w:cs="Calibri"/>
          <w:b/>
          <w:bCs/>
          <w:lang w:val="en-US"/>
        </w:rPr>
        <w:t>:</w:t>
      </w:r>
      <w:r w:rsidRPr="009B2DC7">
        <w:rPr>
          <w:rFonts w:cs="Calibri"/>
          <w:lang w:val="en-US"/>
        </w:rPr>
        <w:t xml:space="preserve"> </w:t>
      </w:r>
      <w:r>
        <w:rPr>
          <w:rFonts w:cs="Calibri"/>
          <w:lang w:val="en-US"/>
        </w:rPr>
        <w:t>https</w:t>
      </w:r>
      <w:r w:rsidRPr="009B2DC7">
        <w:rPr>
          <w:rFonts w:cs="Calibri"/>
          <w:lang w:val="en-US"/>
        </w:rPr>
        <w:t>://{</w:t>
      </w:r>
      <w:r>
        <w:rPr>
          <w:rFonts w:cs="Calibri"/>
          <w:lang w:val="en-US"/>
        </w:rPr>
        <w:t>url</w:t>
      </w:r>
      <w:r w:rsidRPr="009B2DC7">
        <w:rPr>
          <w:rFonts w:cs="Calibri"/>
          <w:lang w:val="en-US"/>
        </w:rPr>
        <w:t>}/</w:t>
      </w:r>
      <w:r>
        <w:rPr>
          <w:rFonts w:cs="Calibri"/>
          <w:lang w:val="en-US"/>
        </w:rPr>
        <w:t>api</w:t>
      </w:r>
      <w:r w:rsidRPr="009B2DC7">
        <w:rPr>
          <w:rFonts w:cs="Calibri"/>
          <w:lang w:val="en-US"/>
        </w:rPr>
        <w:t>/</w:t>
      </w:r>
      <w:r>
        <w:rPr>
          <w:rFonts w:cs="Calibri"/>
          <w:lang w:val="en-US"/>
        </w:rPr>
        <w:t>v</w:t>
      </w:r>
      <w:r w:rsidRPr="009B2DC7">
        <w:rPr>
          <w:rFonts w:cs="Calibri"/>
          <w:lang w:val="en-US"/>
        </w:rPr>
        <w:t>1/</w:t>
      </w:r>
      <w:r>
        <w:rPr>
          <w:rFonts w:cs="Calibri"/>
          <w:lang w:val="en-US"/>
        </w:rPr>
        <w:t>message</w:t>
      </w:r>
      <w:r w:rsidRPr="009B2DC7">
        <w:rPr>
          <w:rFonts w:cs="Calibri"/>
          <w:lang w:val="en-US"/>
        </w:rPr>
        <w:t>/</w:t>
      </w:r>
      <w:r>
        <w:rPr>
          <w:rFonts w:cs="Calibri"/>
          <w:lang w:val="en-US"/>
        </w:rPr>
        <w:t>accept</w:t>
      </w:r>
    </w:p>
    <w:p w14:paraId="193952BD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Метод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POST</w:t>
      </w:r>
    </w:p>
    <w:p w14:paraId="4727D42F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Authorization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</w:t>
      </w:r>
      <w:proofErr w:type="spellStart"/>
      <w:r>
        <w:rPr>
          <w:rFonts w:cs="Calibri"/>
          <w:lang w:val="en-US"/>
        </w:rPr>
        <w:t>bearerToken</w:t>
      </w:r>
      <w:proofErr w:type="spellEnd"/>
    </w:p>
    <w:p w14:paraId="5E03D967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</w:t>
      </w:r>
      <w:r>
        <w:rPr>
          <w:rFonts w:cs="Calibri"/>
          <w:lang w:val="en-US"/>
        </w:rPr>
        <w:t xml:space="preserve"> application/text</w:t>
      </w:r>
    </w:p>
    <w:p w14:paraId="54B82573" w14:textId="77777777" w:rsidR="005F0735" w:rsidRDefault="005F0735" w:rsidP="005F0735">
      <w:pPr>
        <w:keepNext/>
        <w:keepLines/>
        <w:spacing w:after="0"/>
        <w:rPr>
          <w:rFonts w:cs="Calibri"/>
          <w:lang w:val="en-US"/>
        </w:rPr>
      </w:pPr>
    </w:p>
    <w:p w14:paraId="37818F3C" w14:textId="77777777" w:rsidR="005F0735" w:rsidRDefault="005F0735" w:rsidP="005F0735">
      <w:pPr>
        <w:keepNext/>
        <w:keepLines/>
        <w:spacing w:after="0"/>
        <w:ind w:left="708"/>
        <w:rPr>
          <w:rFonts w:cs="Calibri"/>
          <w:lang w:val="en-US"/>
        </w:rPr>
      </w:pPr>
    </w:p>
    <w:p w14:paraId="0060BE34" w14:textId="77777777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 w:rsidRPr="0038475D">
        <w:rPr>
          <w:rFonts w:cs="Calibri"/>
          <w:b/>
          <w:bCs/>
          <w:lang w:val="en-US"/>
        </w:rPr>
        <w:t xml:space="preserve"> xml (</w:t>
      </w: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 application/text)</w:t>
      </w:r>
      <w:r>
        <w:rPr>
          <w:rFonts w:cs="Calibri"/>
          <w:lang w:val="en-US"/>
        </w:rPr>
        <w:t>:</w:t>
      </w:r>
    </w:p>
    <w:p w14:paraId="1A6D765B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7462540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bookmarkStart w:id="123" w:name="_Hlk452816211"/>
      <w:bookmarkEnd w:id="123"/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 xml:space="preserve">curl -X 'POST'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'http://sabre2.solvo.ru:10101/message/accept'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'accept: application/text'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'Content-Type: text/plain'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-d '&lt;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="00000000000001410590"  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 xml:space="preserve">action="insert"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="26-01-2025 17:27"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="286200"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sku_code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="19837912433"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name="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обыкновенная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0.5"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description="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негазированная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control_date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product_life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="10"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lot_capture_req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="f"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upc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="3183554778449"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&gt;&lt;/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&gt;'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</w:p>
    <w:p w14:paraId="7B3D957D" w14:textId="77777777" w:rsidR="005F0735" w:rsidRPr="0038475D" w:rsidRDefault="005F0735" w:rsidP="005F0735">
      <w:pPr>
        <w:shd w:val="clear" w:color="auto" w:fill="F6F6F6"/>
        <w:spacing w:after="0"/>
        <w:jc w:val="left"/>
        <w:rPr>
          <w:rFonts w:ascii="monospace" w:hAnsi="monospace"/>
          <w:lang w:val="en-US"/>
        </w:rPr>
      </w:pPr>
    </w:p>
    <w:p w14:paraId="0C9B07E7" w14:textId="77777777" w:rsidR="006248B5" w:rsidRPr="009B2DC7" w:rsidRDefault="006248B5" w:rsidP="005F0735">
      <w:pPr>
        <w:keepNext/>
        <w:keepLines/>
        <w:spacing w:after="0"/>
        <w:rPr>
          <w:rFonts w:cs="Calibri"/>
          <w:b/>
          <w:bCs/>
          <w:lang w:val="en-US"/>
        </w:rPr>
      </w:pPr>
    </w:p>
    <w:p w14:paraId="049CDAD1" w14:textId="6B6B409F" w:rsidR="005F0735" w:rsidRPr="0038475D" w:rsidRDefault="005F0735" w:rsidP="005F0735">
      <w:pPr>
        <w:keepNext/>
        <w:keepLines/>
        <w:spacing w:after="0"/>
        <w:rPr>
          <w:lang w:val="en-US"/>
        </w:rPr>
      </w:pPr>
      <w:r>
        <w:rPr>
          <w:rFonts w:cs="Calibri"/>
          <w:b/>
          <w:bCs/>
        </w:rPr>
        <w:t>Пример</w:t>
      </w:r>
      <w:r>
        <w:rPr>
          <w:rFonts w:cs="Calibri"/>
          <w:b/>
          <w:bCs/>
          <w:lang w:val="en-US"/>
        </w:rPr>
        <w:t xml:space="preserve"> </w:t>
      </w:r>
      <w:r>
        <w:rPr>
          <w:rFonts w:cs="Calibri"/>
          <w:b/>
          <w:bCs/>
        </w:rPr>
        <w:t>запроса</w:t>
      </w:r>
      <w:r w:rsidRPr="0038475D">
        <w:rPr>
          <w:rFonts w:cs="Calibri"/>
          <w:b/>
          <w:bCs/>
          <w:lang w:val="en-US"/>
        </w:rPr>
        <w:t xml:space="preserve"> json (</w:t>
      </w:r>
      <w:r>
        <w:rPr>
          <w:rFonts w:cs="Calibri"/>
          <w:b/>
          <w:bCs/>
          <w:color w:val="000000"/>
          <w:lang w:val="en-US"/>
        </w:rPr>
        <w:t>Content-type</w:t>
      </w:r>
      <w:r>
        <w:rPr>
          <w:rFonts w:cs="Calibri"/>
          <w:b/>
          <w:bCs/>
          <w:lang w:val="en-US"/>
        </w:rPr>
        <w:t>: application/json)</w:t>
      </w:r>
      <w:r>
        <w:rPr>
          <w:rFonts w:cs="Calibri"/>
          <w:lang w:val="en-US"/>
        </w:rPr>
        <w:t>:</w:t>
      </w:r>
    </w:p>
    <w:p w14:paraId="108347E4" w14:textId="77777777" w:rsidR="005F0735" w:rsidRDefault="005F0735" w:rsidP="005F0735">
      <w:pPr>
        <w:keepNext/>
        <w:keepLines/>
        <w:spacing w:after="0"/>
        <w:rPr>
          <w:rFonts w:cs="Calibri"/>
          <w:u w:val="single"/>
          <w:lang w:val="en-US"/>
        </w:rPr>
      </w:pPr>
    </w:p>
    <w:p w14:paraId="17699FA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bookmarkStart w:id="124" w:name="_Hlk4528162111"/>
      <w:bookmarkEnd w:id="124"/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 xml:space="preserve">curl -X 'POST'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'http://sabre2.solvo.ru:10101/message/accept'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'accept: application/text'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 xml:space="preserve">-H 'Content-Type: text/plain' \ 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  <w:t>-d '{</w:t>
      </w:r>
    </w:p>
    <w:p w14:paraId="4A1E17B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{</w:t>
      </w:r>
    </w:p>
    <w:p w14:paraId="7F7FB538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"00000000000001410590",</w:t>
      </w:r>
    </w:p>
    <w:p w14:paraId="61580FF7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"action": "insert",</w:t>
      </w:r>
    </w:p>
    <w:p w14:paraId="0A6962DB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syncdate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"26-01-2025 17:27",</w:t>
      </w:r>
    </w:p>
    <w:p w14:paraId="08022329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sku_id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"286200",</w:t>
      </w:r>
    </w:p>
    <w:p w14:paraId="550B86D4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sku_code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"19837912433",</w:t>
      </w:r>
    </w:p>
    <w:p w14:paraId="36404FED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"name": 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обыкновенная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0.5",</w:t>
      </w:r>
    </w:p>
    <w:p w14:paraId="5C4719ED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lastRenderedPageBreak/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"description": 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Вода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негазированная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",</w:t>
      </w:r>
    </w:p>
    <w:p w14:paraId="2EBA8957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control_date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"1",</w:t>
      </w:r>
    </w:p>
    <w:p w14:paraId="4533AC31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product_life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"10",</w:t>
      </w:r>
    </w:p>
    <w:p w14:paraId="6A61A89E" w14:textId="77777777" w:rsidR="005F0735" w:rsidRPr="0038475D" w:rsidRDefault="005F0735" w:rsidP="005F0735">
      <w:pPr>
        <w:shd w:val="clear" w:color="auto" w:fill="F6F6F6"/>
        <w:spacing w:after="0"/>
        <w:jc w:val="left"/>
        <w:rPr>
          <w:lang w:val="en-US"/>
        </w:rPr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lot_capture_req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"f",</w:t>
      </w:r>
    </w:p>
    <w:p w14:paraId="3F8EA6EA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</w: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"</w:t>
      </w:r>
      <w:proofErr w:type="spellStart"/>
      <w:r>
        <w:rPr>
          <w:rFonts w:ascii="Courier New" w:hAnsi="Courier New" w:cs="Courier New"/>
          <w:color w:val="000000"/>
          <w:szCs w:val="20"/>
          <w:lang w:val="en-US" w:eastAsia="ru-RU"/>
        </w:rPr>
        <w:t>upc</w:t>
      </w:r>
      <w:proofErr w:type="spellEnd"/>
      <w:r>
        <w:rPr>
          <w:rFonts w:ascii="Courier New" w:hAnsi="Courier New" w:cs="Courier New"/>
          <w:color w:val="000000"/>
          <w:szCs w:val="20"/>
          <w:lang w:val="en-US" w:eastAsia="ru-RU"/>
        </w:rPr>
        <w:t>": "3183554778449"</w:t>
      </w:r>
    </w:p>
    <w:p w14:paraId="5EA63FF7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ab/>
        <w:t>}</w:t>
      </w:r>
    </w:p>
    <w:p w14:paraId="2AF0C238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val="en-US" w:eastAsia="ru-RU"/>
        </w:rPr>
        <w:t>}'</w:t>
      </w:r>
      <w:r>
        <w:rPr>
          <w:rFonts w:ascii="Courier New" w:hAnsi="Courier New" w:cs="Courier New"/>
          <w:color w:val="000000"/>
          <w:szCs w:val="20"/>
          <w:lang w:val="en-US" w:eastAsia="ru-RU"/>
        </w:rPr>
        <w:br/>
      </w:r>
    </w:p>
    <w:p w14:paraId="70C6673A" w14:textId="77777777" w:rsidR="006248B5" w:rsidRDefault="006248B5" w:rsidP="006248B5">
      <w:pPr>
        <w:rPr>
          <w:rFonts w:ascii="Arial" w:hAnsi="Arial"/>
          <w:bCs/>
          <w:color w:val="000000"/>
          <w:szCs w:val="28"/>
          <w:u w:val="single"/>
        </w:rPr>
      </w:pPr>
    </w:p>
    <w:p w14:paraId="7157AFDD" w14:textId="60DBF156" w:rsidR="005F0735" w:rsidRPr="006248B5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25" w:name="_Toc215488162"/>
      <w:r w:rsidRPr="006248B5">
        <w:rPr>
          <w:rFonts w:ascii="Arial" w:hAnsi="Arial"/>
          <w:bCs/>
          <w:color w:val="000000"/>
          <w:szCs w:val="28"/>
          <w:u w:val="single"/>
        </w:rPr>
        <w:t>Положительный</w:t>
      </w:r>
      <w:bookmarkStart w:id="126" w:name="_Hlk462582811"/>
      <w:bookmarkEnd w:id="126"/>
      <w:r w:rsidRPr="006248B5">
        <w:rPr>
          <w:rFonts w:ascii="Arial" w:hAnsi="Arial"/>
          <w:bCs/>
          <w:color w:val="000000"/>
          <w:szCs w:val="28"/>
          <w:u w:val="single"/>
        </w:rPr>
        <w:t xml:space="preserve"> ответ</w:t>
      </w:r>
      <w:bookmarkEnd w:id="125"/>
    </w:p>
    <w:p w14:paraId="4C02A31A" w14:textId="194BF142" w:rsidR="005F0735" w:rsidRPr="006248B5" w:rsidRDefault="005F073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color w:val="000000"/>
        </w:rPr>
      </w:pPr>
      <w:r w:rsidRPr="006248B5">
        <w:rPr>
          <w:color w:val="000000"/>
        </w:rPr>
        <w:t xml:space="preserve">Если аутентификация прошла успешно, </w:t>
      </w:r>
      <w:proofErr w:type="spellStart"/>
      <w:r w:rsidRPr="006248B5">
        <w:rPr>
          <w:b/>
          <w:bCs/>
          <w:color w:val="000000"/>
        </w:rPr>
        <w:t>Solvo</w:t>
      </w:r>
      <w:r w:rsidR="006248B5" w:rsidRPr="006248B5">
        <w:rPr>
          <w:b/>
          <w:bCs/>
          <w:color w:val="000000"/>
        </w:rPr>
        <w:t>.</w:t>
      </w:r>
      <w:r w:rsidRPr="006248B5">
        <w:rPr>
          <w:b/>
          <w:bCs/>
          <w:color w:val="000000"/>
        </w:rPr>
        <w:t>WMS</w:t>
      </w:r>
      <w:proofErr w:type="spellEnd"/>
      <w:r w:rsidRPr="006248B5">
        <w:rPr>
          <w:color w:val="000000"/>
        </w:rPr>
        <w:t xml:space="preserve"> возвращает код состояния 200 и токен доступа со свойствами в теле ответа. </w:t>
      </w:r>
    </w:p>
    <w:p w14:paraId="1C37F2FD" w14:textId="77777777" w:rsidR="005F0735" w:rsidRPr="006248B5" w:rsidRDefault="005F0735" w:rsidP="005F0735">
      <w:r w:rsidRPr="006248B5">
        <w:rPr>
          <w:rFonts w:cs="Calibri"/>
          <w:b/>
          <w:bCs/>
        </w:rPr>
        <w:t>Пример ответа</w:t>
      </w:r>
      <w:r w:rsidRPr="006248B5">
        <w:rPr>
          <w:rFonts w:cs="Calibri"/>
        </w:rPr>
        <w:t>:</w:t>
      </w:r>
    </w:p>
    <w:p w14:paraId="2971A5E2" w14:textId="77777777" w:rsidR="005F0735" w:rsidRDefault="005F0735" w:rsidP="005F0735">
      <w:pPr>
        <w:spacing w:after="0"/>
      </w:pPr>
      <w:r w:rsidRPr="0038475D">
        <w:rPr>
          <w:rFonts w:ascii="monospace" w:hAnsi="monospace" w:cs="Calibri"/>
          <w:color w:val="000000"/>
          <w:shd w:val="clear" w:color="auto" w:fill="FFFFFF"/>
        </w:rPr>
        <w:t>{</w:t>
      </w:r>
    </w:p>
    <w:p w14:paraId="07F59E01" w14:textId="77777777" w:rsidR="005F0735" w:rsidRPr="00DB1F10" w:rsidRDefault="005F0735" w:rsidP="005F0735">
      <w:pPr>
        <w:spacing w:after="0"/>
        <w:rPr>
          <w:lang w:val="en-US"/>
        </w:rPr>
      </w:pPr>
      <w:r w:rsidRPr="0038475D">
        <w:rPr>
          <w:rFonts w:ascii="monospace" w:hAnsi="monospace" w:cs="Calibri"/>
          <w:color w:val="000000"/>
          <w:shd w:val="clear" w:color="auto" w:fill="FFFFFF"/>
        </w:rPr>
        <w:tab/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id</w:t>
      </w:r>
      <w:proofErr w:type="gramStart"/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 :</w:t>
      </w:r>
      <w:proofErr w:type="gramEnd"/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 xml:space="preserve"> "2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CBFBBED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-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D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4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A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9-13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4-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E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063-185010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ACDE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9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C</w:t>
      </w: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>"</w:t>
      </w:r>
    </w:p>
    <w:p w14:paraId="74BB4A1A" w14:textId="77777777" w:rsidR="005F0735" w:rsidRPr="0038475D" w:rsidRDefault="005F0735" w:rsidP="005F0735">
      <w:pPr>
        <w:spacing w:after="0"/>
        <w:rPr>
          <w:lang w:val="en-US"/>
        </w:rPr>
      </w:pPr>
      <w:r w:rsidRPr="00DB1F10">
        <w:rPr>
          <w:rFonts w:ascii="monospace" w:hAnsi="monospace" w:cs="Calibri"/>
          <w:color w:val="000000"/>
          <w:shd w:val="clear" w:color="auto" w:fill="FFFFFF"/>
          <w:lang w:val="en-US"/>
        </w:rPr>
        <w:tab/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"timestamp":"2025-01-27T15:18:42"</w:t>
      </w:r>
    </w:p>
    <w:p w14:paraId="5016BB0F" w14:textId="77777777" w:rsidR="005F0735" w:rsidRPr="0038475D" w:rsidRDefault="005F0735" w:rsidP="005F0735">
      <w:pPr>
        <w:spacing w:after="0"/>
        <w:rPr>
          <w:lang w:val="en-US"/>
        </w:rPr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</w:t>
      </w:r>
      <w:bookmarkStart w:id="127" w:name="_GoBack"/>
      <w:r>
        <w:rPr>
          <w:rFonts w:ascii="monospace" w:hAnsi="monospace" w:cs="Calibri"/>
          <w:color w:val="000000"/>
          <w:shd w:val="clear" w:color="auto" w:fill="FFFFFF"/>
          <w:lang w:val="en-US"/>
        </w:rPr>
        <w:t>info</w:t>
      </w:r>
      <w:bookmarkEnd w:id="127"/>
      <w:proofErr w:type="gramStart"/>
      <w:r>
        <w:rPr>
          <w:rFonts w:ascii="monospace" w:hAnsi="monospace" w:cs="Calibri"/>
          <w:color w:val="000000"/>
          <w:shd w:val="clear" w:color="auto" w:fill="FFFFFF"/>
          <w:lang w:val="en-US"/>
        </w:rPr>
        <w:t>" :</w:t>
      </w:r>
      <w:proofErr w:type="gramEnd"/>
      <w:r>
        <w:rPr>
          <w:rFonts w:ascii="monospace" w:hAnsi="monospace" w:cs="Calibri"/>
          <w:color w:val="000000"/>
          <w:shd w:val="clear" w:color="auto" w:fill="FFFFFF"/>
          <w:lang w:val="en-US"/>
        </w:rPr>
        <w:t xml:space="preserve"> "Accepted"</w:t>
      </w:r>
    </w:p>
    <w:p w14:paraId="131312C8" w14:textId="77777777" w:rsidR="005F0735" w:rsidRPr="0038475D" w:rsidRDefault="005F0735" w:rsidP="005F0735">
      <w:pPr>
        <w:spacing w:after="0"/>
        <w:rPr>
          <w:lang w:val="en-US"/>
        </w:rPr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>}</w:t>
      </w:r>
      <w:r>
        <w:rPr>
          <w:rFonts w:ascii="monospace" w:hAnsi="monospace" w:cs="Calibri"/>
          <w:lang w:val="en-US"/>
        </w:rPr>
        <w:br/>
      </w:r>
    </w:p>
    <w:p w14:paraId="5DC43E73" w14:textId="77777777" w:rsidR="005F0735" w:rsidRPr="009B2DC7" w:rsidRDefault="005F0735" w:rsidP="005F0735">
      <w:pPr>
        <w:spacing w:before="240" w:after="160"/>
        <w:rPr>
          <w:rFonts w:cs="Calibri"/>
          <w:b/>
          <w:bCs/>
          <w:lang w:val="en-US"/>
        </w:rPr>
      </w:pPr>
      <w:r w:rsidRPr="006248B5">
        <w:rPr>
          <w:rFonts w:cs="Calibri"/>
          <w:b/>
          <w:bCs/>
        </w:rPr>
        <w:t>Параметры</w:t>
      </w:r>
      <w:r w:rsidRPr="009B2DC7">
        <w:rPr>
          <w:rFonts w:cs="Calibri"/>
          <w:b/>
          <w:bCs/>
          <w:lang w:val="en-US"/>
        </w:rPr>
        <w:t xml:space="preserve"> </w:t>
      </w:r>
      <w:r w:rsidRPr="006248B5">
        <w:rPr>
          <w:rFonts w:cs="Calibri"/>
          <w:b/>
          <w:bCs/>
        </w:rPr>
        <w:t>ответа</w:t>
      </w:r>
      <w:r w:rsidRPr="009B2DC7">
        <w:rPr>
          <w:rFonts w:cs="Calibri"/>
          <w:b/>
          <w:bCs/>
          <w:lang w:val="en-US"/>
        </w:rPr>
        <w:t>:</w:t>
      </w:r>
    </w:p>
    <w:p w14:paraId="4C9C99AB" w14:textId="290524CB" w:rsidR="005F0735" w:rsidRPr="0038475D" w:rsidRDefault="006248B5" w:rsidP="006248B5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4</w:t>
      </w:r>
      <w:r w:rsidRPr="00BE3248">
        <w:rPr>
          <w:i w:val="0"/>
        </w:rPr>
        <w:fldChar w:fldCharType="end"/>
      </w:r>
      <w:r w:rsidRPr="00BE3248">
        <w:rPr>
          <w:i w:val="0"/>
          <w:lang w:val="ru-RU"/>
        </w:rPr>
        <w:t xml:space="preserve"> </w:t>
      </w:r>
      <w:r w:rsidR="005F0735" w:rsidRPr="006248B5">
        <w:rPr>
          <w:i w:val="0"/>
          <w:iCs w:val="0"/>
          <w:lang w:val="ru-RU"/>
        </w:rPr>
        <w:t xml:space="preserve">Параметры </w:t>
      </w:r>
      <w:r w:rsidR="005F0735" w:rsidRPr="006248B5">
        <w:rPr>
          <w:i w:val="0"/>
          <w:iCs w:val="0"/>
        </w:rPr>
        <w:t>JSON</w:t>
      </w:r>
      <w:r w:rsidR="005F0735" w:rsidRPr="006248B5">
        <w:rPr>
          <w:i w:val="0"/>
          <w:iCs w:val="0"/>
          <w:lang w:val="ru-RU"/>
        </w:rPr>
        <w:t xml:space="preserve"> для положительного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823"/>
        <w:gridCol w:w="3990"/>
        <w:gridCol w:w="1566"/>
        <w:gridCol w:w="1965"/>
      </w:tblGrid>
      <w:tr w:rsidR="005F0735" w14:paraId="55A142B6" w14:textId="77777777" w:rsidTr="006248B5">
        <w:trPr>
          <w:cantSplit/>
          <w:trHeight w:val="500"/>
          <w:tblHeader/>
        </w:trPr>
        <w:tc>
          <w:tcPr>
            <w:tcW w:w="1875" w:type="dxa"/>
            <w:shd w:val="clear" w:color="auto" w:fill="FFFFFF" w:themeFill="background1"/>
            <w:vAlign w:val="center"/>
          </w:tcPr>
          <w:p w14:paraId="2EC0116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4240" w:type="dxa"/>
            <w:shd w:val="clear" w:color="auto" w:fill="FFFFFF" w:themeFill="background1"/>
            <w:vAlign w:val="center"/>
          </w:tcPr>
          <w:p w14:paraId="1969A0C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585" w:type="dxa"/>
            <w:shd w:val="clear" w:color="auto" w:fill="FFFFFF" w:themeFill="background1"/>
            <w:vAlign w:val="center"/>
          </w:tcPr>
          <w:p w14:paraId="0449906B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1653" w:type="dxa"/>
            <w:shd w:val="clear" w:color="auto" w:fill="FFFFFF" w:themeFill="background1"/>
            <w:vAlign w:val="center"/>
          </w:tcPr>
          <w:p w14:paraId="15360D19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4D31EE5B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268916A9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szCs w:val="20"/>
                <w:lang w:val="en-US"/>
              </w:rPr>
              <w:t>id</w:t>
            </w:r>
          </w:p>
        </w:tc>
        <w:tc>
          <w:tcPr>
            <w:tcW w:w="4240" w:type="dxa"/>
            <w:shd w:val="clear" w:color="auto" w:fill="FFFFFF" w:themeFill="background1"/>
          </w:tcPr>
          <w:p w14:paraId="7437235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szCs w:val="20"/>
                <w:lang w:val="en-US"/>
              </w:rPr>
              <w:t>id</w:t>
            </w:r>
            <w:r>
              <w:rPr>
                <w:szCs w:val="20"/>
              </w:rPr>
              <w:t xml:space="preserve"> созданной записи </w:t>
            </w:r>
          </w:p>
        </w:tc>
        <w:tc>
          <w:tcPr>
            <w:tcW w:w="1585" w:type="dxa"/>
            <w:shd w:val="clear" w:color="auto" w:fill="FFFFFF" w:themeFill="background1"/>
          </w:tcPr>
          <w:p w14:paraId="02549C0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2F35C8B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63EDBE10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0F91E9D4" w14:textId="77777777" w:rsidR="005F0735" w:rsidRDefault="005F0735" w:rsidP="00B179E1">
            <w:pPr>
              <w:widowControl w:val="0"/>
              <w:spacing w:after="0"/>
            </w:pPr>
            <w:r>
              <w:rPr>
                <w:rFonts w:ascii="monospace" w:hAnsi="monospace" w:cs="Calibri"/>
                <w:b/>
                <w:bCs/>
                <w:color w:val="000000"/>
                <w:szCs w:val="20"/>
                <w:shd w:val="clear" w:color="auto" w:fill="FFFFFF"/>
                <w:lang w:val="en-US"/>
              </w:rPr>
              <w:t>timestamp</w:t>
            </w:r>
          </w:p>
        </w:tc>
        <w:tc>
          <w:tcPr>
            <w:tcW w:w="4240" w:type="dxa"/>
            <w:shd w:val="clear" w:color="auto" w:fill="FFFFFF" w:themeFill="background1"/>
          </w:tcPr>
          <w:p w14:paraId="6BC434D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t>Дата и время выполнения запроса</w:t>
            </w:r>
          </w:p>
        </w:tc>
        <w:tc>
          <w:tcPr>
            <w:tcW w:w="1585" w:type="dxa"/>
            <w:shd w:val="clear" w:color="auto" w:fill="FFFFFF" w:themeFill="background1"/>
          </w:tcPr>
          <w:p w14:paraId="612D1418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 (timestamp)</w:t>
            </w:r>
          </w:p>
        </w:tc>
        <w:tc>
          <w:tcPr>
            <w:tcW w:w="1653" w:type="dxa"/>
            <w:shd w:val="clear" w:color="auto" w:fill="FFFFFF" w:themeFill="background1"/>
          </w:tcPr>
          <w:p w14:paraId="1968C8D8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577611C4" w14:textId="77777777" w:rsidTr="006248B5">
        <w:trPr>
          <w:cantSplit/>
          <w:trHeight w:val="246"/>
        </w:trPr>
        <w:tc>
          <w:tcPr>
            <w:tcW w:w="1875" w:type="dxa"/>
            <w:shd w:val="clear" w:color="auto" w:fill="FFFFFF" w:themeFill="background1"/>
          </w:tcPr>
          <w:p w14:paraId="32A16379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4240" w:type="dxa"/>
            <w:shd w:val="clear" w:color="auto" w:fill="FFFFFF" w:themeFill="background1"/>
          </w:tcPr>
          <w:p w14:paraId="7471F5DE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</w:rPr>
              <w:t>Сведения о результате обработки</w:t>
            </w:r>
          </w:p>
        </w:tc>
        <w:tc>
          <w:tcPr>
            <w:tcW w:w="1585" w:type="dxa"/>
            <w:shd w:val="clear" w:color="auto" w:fill="FFFFFF" w:themeFill="background1"/>
          </w:tcPr>
          <w:p w14:paraId="52F2287A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2F07C0A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</w:tbl>
    <w:p w14:paraId="72444220" w14:textId="77777777" w:rsidR="006248B5" w:rsidRDefault="006248B5" w:rsidP="006248B5">
      <w:pPr>
        <w:pBdr>
          <w:top w:val="nil"/>
          <w:left w:val="nil"/>
          <w:bottom w:val="nil"/>
          <w:right w:val="nil"/>
          <w:between w:val="nil"/>
        </w:pBdr>
        <w:spacing w:before="120" w:after="120"/>
        <w:ind w:firstLine="539"/>
        <w:rPr>
          <w:rFonts w:ascii="Arial" w:hAnsi="Arial"/>
          <w:bCs/>
          <w:color w:val="000000"/>
          <w:szCs w:val="28"/>
          <w:u w:val="single"/>
        </w:rPr>
      </w:pPr>
    </w:p>
    <w:p w14:paraId="67948343" w14:textId="2AC8BE96" w:rsidR="005F0735" w:rsidRPr="006248B5" w:rsidRDefault="005F0735" w:rsidP="00054F1E">
      <w:pPr>
        <w:pStyle w:val="5"/>
        <w:keepLines w:val="0"/>
        <w:numPr>
          <w:ilvl w:val="4"/>
          <w:numId w:val="5"/>
        </w:numPr>
        <w:spacing w:after="120"/>
        <w:rPr>
          <w:rFonts w:ascii="Arial" w:hAnsi="Arial"/>
          <w:bCs/>
          <w:color w:val="000000"/>
          <w:szCs w:val="28"/>
          <w:u w:val="single"/>
        </w:rPr>
      </w:pPr>
      <w:bookmarkStart w:id="128" w:name="_Toc215488163"/>
      <w:r w:rsidRPr="006248B5">
        <w:rPr>
          <w:rFonts w:ascii="Arial" w:hAnsi="Arial"/>
          <w:bCs/>
          <w:color w:val="000000"/>
          <w:szCs w:val="28"/>
          <w:u w:val="single"/>
        </w:rPr>
        <w:t>Отрицательный ответ</w:t>
      </w:r>
      <w:bookmarkStart w:id="129" w:name="_Toc1223706121"/>
      <w:bookmarkEnd w:id="128"/>
    </w:p>
    <w:p w14:paraId="477C933B" w14:textId="77777777" w:rsidR="005F0735" w:rsidRPr="006248B5" w:rsidRDefault="005F0735" w:rsidP="005F0735">
      <w:pPr>
        <w:keepNext/>
        <w:keepLines/>
        <w:spacing w:after="0"/>
      </w:pPr>
      <w:r w:rsidRPr="006248B5">
        <w:rPr>
          <w:rFonts w:cs="Calibri"/>
          <w:b/>
          <w:bCs/>
        </w:rPr>
        <w:t>Пример ответа</w:t>
      </w:r>
      <w:r w:rsidRPr="006248B5">
        <w:rPr>
          <w:rFonts w:cs="Calibri"/>
        </w:rPr>
        <w:t>:</w:t>
      </w:r>
    </w:p>
    <w:p w14:paraId="11291BDF" w14:textId="77777777" w:rsidR="005F0735" w:rsidRDefault="005F0735" w:rsidP="005F0735">
      <w:pPr>
        <w:keepNext/>
        <w:keepLines/>
        <w:spacing w:after="0"/>
        <w:rPr>
          <w:rFonts w:cs="Calibri"/>
          <w:u w:val="single"/>
        </w:rPr>
      </w:pPr>
    </w:p>
    <w:p w14:paraId="711F00E4" w14:textId="77777777" w:rsidR="005F0735" w:rsidRDefault="005F0735" w:rsidP="005F0735">
      <w:pPr>
        <w:shd w:val="clear" w:color="auto" w:fill="F6F6F6"/>
        <w:spacing w:after="0"/>
        <w:jc w:val="left"/>
      </w:pPr>
      <w:r>
        <w:rPr>
          <w:rFonts w:ascii="Courier New" w:hAnsi="Courier New" w:cs="Courier New"/>
          <w:color w:val="000000"/>
          <w:szCs w:val="20"/>
          <w:lang w:eastAsia="ru-RU"/>
        </w:rPr>
        <w:t xml:space="preserve">{  </w:t>
      </w:r>
    </w:p>
    <w:p w14:paraId="4D722496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"timestamp":"2025-01-27T15:18:42"</w:t>
      </w:r>
    </w:p>
    <w:p w14:paraId="2EF26EC7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>"status":400</w:t>
      </w:r>
    </w:p>
    <w:p w14:paraId="25908B6E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tab/>
        <w:t xml:space="preserve">"error": </w:t>
      </w:r>
      <w:r>
        <w:rPr>
          <w:rFonts w:ascii="Courier New" w:hAnsi="Courier New" w:cs="Courier New"/>
          <w:color w:val="000000"/>
          <w:szCs w:val="20"/>
          <w:shd w:val="clear" w:color="auto" w:fill="FFFFFF"/>
          <w:lang w:val="en-US" w:eastAsia="ru-RU"/>
        </w:rPr>
        <w:t>"Bad Request"</w:t>
      </w:r>
    </w:p>
    <w:p w14:paraId="3541CB36" w14:textId="77777777" w:rsidR="005F0735" w:rsidRDefault="005F0735" w:rsidP="005F0735">
      <w:pPr>
        <w:spacing w:after="0"/>
      </w:pPr>
      <w:r>
        <w:rPr>
          <w:rFonts w:ascii="monospace" w:hAnsi="monospace" w:cs="Calibri"/>
          <w:color w:val="000000"/>
          <w:shd w:val="clear" w:color="auto" w:fill="FFFFFF"/>
          <w:lang w:val="en-US"/>
        </w:rPr>
        <w:lastRenderedPageBreak/>
        <w:tab/>
      </w:r>
      <w:r w:rsidRPr="00A10396">
        <w:rPr>
          <w:rFonts w:ascii="monospace" w:hAnsi="monospace" w:cs="Calibri"/>
          <w:color w:val="000000"/>
          <w:shd w:val="clear" w:color="auto" w:fill="FFFFFF"/>
        </w:rPr>
        <w:t>"</w:t>
      </w:r>
      <w:r>
        <w:rPr>
          <w:rFonts w:ascii="monospace" w:hAnsi="monospace" w:cs="Calibri"/>
          <w:color w:val="000000"/>
          <w:shd w:val="clear" w:color="auto" w:fill="FFFFFF"/>
          <w:lang w:val="en-US"/>
        </w:rPr>
        <w:t>info</w:t>
      </w:r>
      <w:proofErr w:type="gramStart"/>
      <w:r w:rsidRPr="00A10396">
        <w:rPr>
          <w:rFonts w:ascii="monospace" w:hAnsi="monospace" w:cs="Calibri"/>
          <w:color w:val="000000"/>
          <w:shd w:val="clear" w:color="auto" w:fill="FFFFFF"/>
        </w:rPr>
        <w:t>" :</w:t>
      </w:r>
      <w:proofErr w:type="gramEnd"/>
      <w:r w:rsidRPr="00A10396">
        <w:rPr>
          <w:rFonts w:ascii="monospace" w:hAnsi="monospace" w:cs="Calibri"/>
          <w:color w:val="000000"/>
          <w:shd w:val="clear" w:color="auto" w:fill="FFFFFF"/>
        </w:rPr>
        <w:t xml:space="preserve"> "</w:t>
      </w:r>
      <w:r w:rsidRPr="00A10396">
        <w:rPr>
          <w:rFonts w:ascii="Courier New" w:hAnsi="Courier New" w:cs="Courier New"/>
          <w:color w:val="000000"/>
          <w:szCs w:val="20"/>
          <w:shd w:val="clear" w:color="auto" w:fill="FFFFFF"/>
          <w:lang w:eastAsia="ru-RU"/>
        </w:rPr>
        <w:t>Неверный формат сообщения</w:t>
      </w:r>
      <w:r w:rsidRPr="00A10396">
        <w:rPr>
          <w:rFonts w:ascii="monospace" w:hAnsi="monospace" w:cs="Calibri"/>
          <w:color w:val="000000"/>
          <w:shd w:val="clear" w:color="auto" w:fill="FFFFFF"/>
        </w:rPr>
        <w:t>"</w:t>
      </w:r>
    </w:p>
    <w:p w14:paraId="381D9EB3" w14:textId="77777777" w:rsidR="005F0735" w:rsidRDefault="005F0735" w:rsidP="005F0735">
      <w:pPr>
        <w:shd w:val="clear" w:color="auto" w:fill="F6F6F6"/>
        <w:spacing w:after="0"/>
        <w:jc w:val="left"/>
      </w:pPr>
      <w:r w:rsidRPr="00A10396">
        <w:rPr>
          <w:rFonts w:ascii="Courier New" w:hAnsi="Courier New" w:cs="Courier New"/>
          <w:color w:val="000000"/>
          <w:szCs w:val="20"/>
          <w:lang w:eastAsia="ru-RU"/>
        </w:rPr>
        <w:t xml:space="preserve">} </w:t>
      </w:r>
    </w:p>
    <w:p w14:paraId="635E08D3" w14:textId="77777777" w:rsidR="005F0735" w:rsidRPr="006248B5" w:rsidRDefault="005F0735" w:rsidP="005F0735">
      <w:pPr>
        <w:spacing w:before="240" w:after="160"/>
      </w:pPr>
      <w:r w:rsidRPr="006248B5">
        <w:rPr>
          <w:rFonts w:cs="Calibri"/>
          <w:b/>
          <w:bCs/>
        </w:rPr>
        <w:t>Параметры ответа</w:t>
      </w:r>
      <w:r w:rsidRPr="00A10396">
        <w:rPr>
          <w:rFonts w:cs="Calibri"/>
        </w:rPr>
        <w:t>:</w:t>
      </w:r>
    </w:p>
    <w:p w14:paraId="298571A7" w14:textId="4CC792EB" w:rsidR="005F0735" w:rsidRPr="0038475D" w:rsidRDefault="006248B5" w:rsidP="006248B5">
      <w:pPr>
        <w:pStyle w:val="Tableeng"/>
        <w:numPr>
          <w:ilvl w:val="0"/>
          <w:numId w:val="0"/>
        </w:numPr>
        <w:jc w:val="both"/>
        <w:rPr>
          <w:lang w:val="ru-RU"/>
        </w:rPr>
      </w:pPr>
      <w:r w:rsidRPr="00BE3248">
        <w:rPr>
          <w:i w:val="0"/>
          <w:iCs w:val="0"/>
          <w:lang w:val="ru-RU"/>
        </w:rPr>
        <w:t>Таблица</w:t>
      </w:r>
      <w:r w:rsidRPr="00BE3248">
        <w:rPr>
          <w:lang w:val="ru-RU"/>
        </w:rPr>
        <w:t xml:space="preserve"> </w:t>
      </w:r>
      <w:r w:rsidRPr="00BE3248">
        <w:rPr>
          <w:i w:val="0"/>
        </w:rPr>
        <w:fldChar w:fldCharType="begin"/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instrText>SEQ</w:instrText>
      </w:r>
      <w:r w:rsidRPr="00BE3248">
        <w:rPr>
          <w:i w:val="0"/>
          <w:lang w:val="ru-RU"/>
        </w:rPr>
        <w:instrText xml:space="preserve"> "</w:instrText>
      </w:r>
      <w:r w:rsidRPr="00BE3248">
        <w:rPr>
          <w:i w:val="0"/>
        </w:rPr>
        <w:instrText>AutoNr</w:instrText>
      </w:r>
      <w:r w:rsidRPr="00BE3248">
        <w:rPr>
          <w:i w:val="0"/>
          <w:lang w:val="ru-RU"/>
        </w:rPr>
        <w:instrText xml:space="preserve">" \* </w:instrText>
      </w:r>
      <w:r w:rsidRPr="00BE3248">
        <w:rPr>
          <w:i w:val="0"/>
        </w:rPr>
        <w:instrText>ARABIC</w:instrText>
      </w:r>
      <w:r w:rsidRPr="00BE3248">
        <w:rPr>
          <w:i w:val="0"/>
          <w:lang w:val="ru-RU"/>
        </w:rPr>
        <w:instrText xml:space="preserve"> </w:instrText>
      </w:r>
      <w:r w:rsidRPr="00BE3248">
        <w:rPr>
          <w:i w:val="0"/>
        </w:rPr>
        <w:fldChar w:fldCharType="separate"/>
      </w:r>
      <w:r w:rsidR="00FF2ECB" w:rsidRPr="00FF2ECB">
        <w:rPr>
          <w:i w:val="0"/>
          <w:noProof/>
          <w:lang w:val="ru-RU"/>
        </w:rPr>
        <w:t>5</w:t>
      </w:r>
      <w:r w:rsidRPr="00BE3248">
        <w:rPr>
          <w:i w:val="0"/>
        </w:rPr>
        <w:fldChar w:fldCharType="end"/>
      </w:r>
      <w:r w:rsidRPr="006248B5">
        <w:rPr>
          <w:i w:val="0"/>
          <w:lang w:val="ru-RU"/>
        </w:rPr>
        <w:t xml:space="preserve"> </w:t>
      </w:r>
      <w:r w:rsidR="005F0735" w:rsidRPr="006248B5">
        <w:rPr>
          <w:i w:val="0"/>
          <w:iCs w:val="0"/>
          <w:lang w:val="ru-RU"/>
        </w:rPr>
        <w:t xml:space="preserve">Параметры </w:t>
      </w:r>
      <w:r w:rsidR="005F0735" w:rsidRPr="006248B5">
        <w:rPr>
          <w:i w:val="0"/>
          <w:iCs w:val="0"/>
        </w:rPr>
        <w:t>JSON</w:t>
      </w:r>
      <w:r w:rsidR="005F0735" w:rsidRPr="006248B5">
        <w:rPr>
          <w:i w:val="0"/>
          <w:iCs w:val="0"/>
          <w:lang w:val="ru-RU"/>
        </w:rPr>
        <w:t xml:space="preserve"> для отрицательного ответа аутентификации</w:t>
      </w:r>
    </w:p>
    <w:tbl>
      <w:tblPr>
        <w:tblW w:w="5000" w:type="pct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Look w:val="0000" w:firstRow="0" w:lastRow="0" w:firstColumn="0" w:lastColumn="0" w:noHBand="0" w:noVBand="0"/>
      </w:tblPr>
      <w:tblGrid>
        <w:gridCol w:w="1595"/>
        <w:gridCol w:w="4362"/>
        <w:gridCol w:w="1422"/>
        <w:gridCol w:w="1965"/>
      </w:tblGrid>
      <w:tr w:rsidR="005F0735" w14:paraId="745D8A78" w14:textId="77777777" w:rsidTr="006248B5">
        <w:trPr>
          <w:cantSplit/>
          <w:trHeight w:val="500"/>
          <w:tblHeader/>
        </w:trPr>
        <w:tc>
          <w:tcPr>
            <w:tcW w:w="1618" w:type="dxa"/>
            <w:shd w:val="clear" w:color="auto" w:fill="FFFFFF" w:themeFill="background1"/>
            <w:vAlign w:val="center"/>
          </w:tcPr>
          <w:p w14:paraId="7F65D5D3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Поле</w:t>
            </w:r>
          </w:p>
        </w:tc>
        <w:tc>
          <w:tcPr>
            <w:tcW w:w="4607" w:type="dxa"/>
            <w:shd w:val="clear" w:color="auto" w:fill="FFFFFF" w:themeFill="background1"/>
            <w:vAlign w:val="center"/>
          </w:tcPr>
          <w:p w14:paraId="00C90EC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Описание</w:t>
            </w:r>
          </w:p>
        </w:tc>
        <w:tc>
          <w:tcPr>
            <w:tcW w:w="1475" w:type="dxa"/>
            <w:shd w:val="clear" w:color="auto" w:fill="FFFFFF" w:themeFill="background1"/>
            <w:vAlign w:val="center"/>
          </w:tcPr>
          <w:p w14:paraId="3C484CA5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Тип</w:t>
            </w:r>
          </w:p>
        </w:tc>
        <w:tc>
          <w:tcPr>
            <w:tcW w:w="1653" w:type="dxa"/>
            <w:shd w:val="clear" w:color="auto" w:fill="FFFFFF" w:themeFill="background1"/>
            <w:vAlign w:val="center"/>
          </w:tcPr>
          <w:p w14:paraId="3CB12ECF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b/>
                <w:szCs w:val="20"/>
              </w:rPr>
              <w:t>Обязательность</w:t>
            </w:r>
          </w:p>
        </w:tc>
      </w:tr>
      <w:tr w:rsidR="005F0735" w14:paraId="4B37BDA8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4396248A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timestamp</w:t>
            </w:r>
          </w:p>
        </w:tc>
        <w:tc>
          <w:tcPr>
            <w:tcW w:w="4607" w:type="dxa"/>
            <w:shd w:val="clear" w:color="auto" w:fill="FFFFFF" w:themeFill="background1"/>
          </w:tcPr>
          <w:p w14:paraId="7204A137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Время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запроса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</w:tcPr>
          <w:p w14:paraId="36A9A814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25A1CCB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1082C9E0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3473B7D0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status</w:t>
            </w:r>
          </w:p>
        </w:tc>
        <w:tc>
          <w:tcPr>
            <w:tcW w:w="4607" w:type="dxa"/>
            <w:shd w:val="clear" w:color="auto" w:fill="FFFFFF" w:themeFill="background1"/>
          </w:tcPr>
          <w:p w14:paraId="565F81F9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Код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ошибки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</w:p>
        </w:tc>
        <w:tc>
          <w:tcPr>
            <w:tcW w:w="1475" w:type="dxa"/>
            <w:shd w:val="clear" w:color="auto" w:fill="FFFFFF" w:themeFill="background1"/>
          </w:tcPr>
          <w:p w14:paraId="290A1E60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43C1874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70DF46F4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04873E8A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error</w:t>
            </w:r>
          </w:p>
        </w:tc>
        <w:tc>
          <w:tcPr>
            <w:tcW w:w="4607" w:type="dxa"/>
            <w:shd w:val="clear" w:color="auto" w:fill="FFFFFF" w:themeFill="background1"/>
          </w:tcPr>
          <w:p w14:paraId="5376F565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Тип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r>
              <w:rPr>
                <w:rFonts w:cs="Calibri"/>
              </w:rPr>
              <w:t>ошибки</w:t>
            </w:r>
          </w:p>
        </w:tc>
        <w:tc>
          <w:tcPr>
            <w:tcW w:w="1475" w:type="dxa"/>
            <w:shd w:val="clear" w:color="auto" w:fill="FFFFFF" w:themeFill="background1"/>
          </w:tcPr>
          <w:p w14:paraId="15B1058D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432EAE3E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tr w:rsidR="005F0735" w14:paraId="2E8B888A" w14:textId="77777777" w:rsidTr="006248B5">
        <w:trPr>
          <w:cantSplit/>
          <w:trHeight w:val="246"/>
        </w:trPr>
        <w:tc>
          <w:tcPr>
            <w:tcW w:w="1618" w:type="dxa"/>
            <w:shd w:val="clear" w:color="auto" w:fill="FFFFFF" w:themeFill="background1"/>
          </w:tcPr>
          <w:p w14:paraId="40B1F4F4" w14:textId="77777777" w:rsidR="005F0735" w:rsidRDefault="005F0735" w:rsidP="00B179E1">
            <w:pPr>
              <w:widowControl w:val="0"/>
              <w:spacing w:after="0"/>
            </w:pPr>
            <w:r>
              <w:rPr>
                <w:b/>
                <w:bCs/>
                <w:szCs w:val="20"/>
                <w:lang w:val="en-US"/>
              </w:rPr>
              <w:t>info</w:t>
            </w:r>
          </w:p>
        </w:tc>
        <w:tc>
          <w:tcPr>
            <w:tcW w:w="4607" w:type="dxa"/>
            <w:shd w:val="clear" w:color="auto" w:fill="FFFFFF" w:themeFill="background1"/>
          </w:tcPr>
          <w:p w14:paraId="060F074A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rFonts w:cs="Calibri"/>
                <w:lang w:val="en-US"/>
              </w:rPr>
              <w:t>Сведения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об</w:t>
            </w:r>
            <w:proofErr w:type="spellEnd"/>
            <w:r>
              <w:rPr>
                <w:rFonts w:cs="Calibri"/>
                <w:lang w:val="en-US"/>
              </w:rPr>
              <w:t xml:space="preserve"> </w:t>
            </w:r>
            <w:proofErr w:type="spellStart"/>
            <w:r>
              <w:rPr>
                <w:rFonts w:cs="Calibri"/>
                <w:lang w:val="en-US"/>
              </w:rPr>
              <w:t>ошибке</w:t>
            </w:r>
            <w:proofErr w:type="spellEnd"/>
          </w:p>
        </w:tc>
        <w:tc>
          <w:tcPr>
            <w:tcW w:w="1475" w:type="dxa"/>
            <w:shd w:val="clear" w:color="auto" w:fill="FFFFFF" w:themeFill="background1"/>
          </w:tcPr>
          <w:p w14:paraId="099762C6" w14:textId="77777777" w:rsidR="005F0735" w:rsidRDefault="005F0735" w:rsidP="00B179E1">
            <w:pPr>
              <w:widowControl w:val="0"/>
              <w:spacing w:after="0"/>
              <w:jc w:val="left"/>
            </w:pPr>
            <w:r>
              <w:rPr>
                <w:rFonts w:cs="Calibri"/>
                <w:szCs w:val="20"/>
                <w:lang w:val="en-US"/>
              </w:rPr>
              <w:t>string</w:t>
            </w:r>
          </w:p>
        </w:tc>
        <w:tc>
          <w:tcPr>
            <w:tcW w:w="1653" w:type="dxa"/>
            <w:shd w:val="clear" w:color="auto" w:fill="FFFFFF" w:themeFill="background1"/>
          </w:tcPr>
          <w:p w14:paraId="0FB504F3" w14:textId="77777777" w:rsidR="005F0735" w:rsidRDefault="005F0735" w:rsidP="00B179E1">
            <w:pPr>
              <w:widowControl w:val="0"/>
              <w:spacing w:after="0"/>
              <w:jc w:val="left"/>
            </w:pPr>
            <w:proofErr w:type="spellStart"/>
            <w:r>
              <w:rPr>
                <w:szCs w:val="20"/>
                <w:lang w:val="en-US"/>
              </w:rPr>
              <w:t>да</w:t>
            </w:r>
            <w:proofErr w:type="spellEnd"/>
          </w:p>
        </w:tc>
      </w:tr>
      <w:bookmarkEnd w:id="129"/>
    </w:tbl>
    <w:p w14:paraId="2749C35B" w14:textId="61A8F6E8" w:rsidR="00EE1C51" w:rsidRDefault="00EE1C51" w:rsidP="00EE1C51">
      <w:pPr>
        <w:keepNext/>
        <w:spacing w:after="240"/>
        <w:ind w:left="431" w:hanging="431"/>
        <w:jc w:val="center"/>
      </w:pPr>
    </w:p>
    <w:p w14:paraId="3EE0A803" w14:textId="77777777" w:rsidR="002F7D42" w:rsidRDefault="006874F4" w:rsidP="00054F1E">
      <w:pPr>
        <w:pStyle w:val="1"/>
        <w:keepLines w:val="0"/>
        <w:pageBreakBefore/>
        <w:numPr>
          <w:ilvl w:val="0"/>
          <w:numId w:val="5"/>
        </w:numPr>
        <w:suppressLineNumbers/>
        <w:tabs>
          <w:tab w:val="num" w:pos="0"/>
        </w:tabs>
        <w:spacing w:before="0" w:after="0"/>
        <w:rPr>
          <w:rFonts w:ascii="Arial" w:eastAsia="Arial" w:hAnsi="Arial" w:cs="Arial"/>
          <w:b w:val="0"/>
          <w:color w:val="000000"/>
          <w:sz w:val="40"/>
          <w:szCs w:val="40"/>
        </w:rPr>
      </w:pPr>
      <w:bookmarkStart w:id="130" w:name="_Ref530393540"/>
      <w:bookmarkStart w:id="131" w:name="_Ref530393554"/>
      <w:bookmarkStart w:id="132" w:name="_Toc215488164"/>
      <w:r w:rsidRPr="00124DD6">
        <w:rPr>
          <w:rFonts w:ascii="Arial" w:hAnsi="Arial" w:cs="Arial"/>
          <w:bCs/>
          <w:kern w:val="1"/>
          <w:sz w:val="40"/>
          <w:szCs w:val="32"/>
        </w:rPr>
        <w:lastRenderedPageBreak/>
        <w:t>Информационное содержание пакетов</w:t>
      </w:r>
      <w:bookmarkEnd w:id="130"/>
      <w:bookmarkEnd w:id="131"/>
      <w:bookmarkEnd w:id="132"/>
    </w:p>
    <w:p w14:paraId="77D6415E" w14:textId="77777777" w:rsidR="002F7D42" w:rsidRPr="00124DD6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rPr>
          <w:rFonts w:ascii="Arial" w:hAnsi="Arial" w:cs="Arial"/>
          <w:bCs/>
          <w:iCs/>
          <w:szCs w:val="28"/>
        </w:rPr>
      </w:pPr>
      <w:bookmarkStart w:id="133" w:name="_46r0co2" w:colFirst="0" w:colLast="0"/>
      <w:bookmarkStart w:id="134" w:name="_Toc215488165"/>
      <w:bookmarkEnd w:id="133"/>
      <w:r w:rsidRPr="00124DD6">
        <w:rPr>
          <w:rFonts w:ascii="Arial" w:hAnsi="Arial" w:cs="Arial"/>
          <w:bCs/>
          <w:iCs/>
          <w:szCs w:val="28"/>
        </w:rPr>
        <w:t>Сообщения, поступающие из головной системы</w:t>
      </w:r>
      <w:bookmarkEnd w:id="134"/>
    </w:p>
    <w:p w14:paraId="7196A3D6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35" w:name="_Toc215488166"/>
      <w:r w:rsidRPr="00124DD6">
        <w:rPr>
          <w:rFonts w:ascii="Arial" w:hAnsi="Arial"/>
          <w:bCs/>
          <w:sz w:val="32"/>
          <w:szCs w:val="32"/>
          <w:lang w:val="x-none"/>
        </w:rPr>
        <w:t>Обмен справочниками</w:t>
      </w:r>
      <w:bookmarkEnd w:id="135"/>
    </w:p>
    <w:p w14:paraId="7F3DB4CF" w14:textId="77777777" w:rsidR="00DF2677" w:rsidRPr="00DF2677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36" w:name="_111kx3o" w:colFirst="0" w:colLast="0"/>
      <w:bookmarkStart w:id="137" w:name="__RefHeading___Toc378083257"/>
      <w:bookmarkStart w:id="138" w:name="_Ref189837360"/>
      <w:bookmarkStart w:id="139" w:name="_Toc215488167"/>
      <w:bookmarkEnd w:id="136"/>
      <w:bookmarkEnd w:id="137"/>
      <w:r w:rsidRPr="00DF2677">
        <w:rPr>
          <w:rFonts w:ascii="Arial" w:hAnsi="Arial"/>
          <w:bCs/>
          <w:color w:val="000000"/>
          <w:szCs w:val="28"/>
        </w:rPr>
        <w:t>Справочник товаров &lt;</w:t>
      </w:r>
      <w:proofErr w:type="spellStart"/>
      <w:r w:rsidRPr="00DF2677">
        <w:rPr>
          <w:rFonts w:ascii="Arial" w:hAnsi="Arial"/>
          <w:bCs/>
          <w:color w:val="000000"/>
          <w:szCs w:val="28"/>
        </w:rPr>
        <w:t>sku</w:t>
      </w:r>
      <w:proofErr w:type="spellEnd"/>
      <w:r w:rsidRPr="00DF2677">
        <w:rPr>
          <w:rFonts w:ascii="Arial" w:hAnsi="Arial"/>
          <w:bCs/>
          <w:color w:val="000000"/>
          <w:szCs w:val="28"/>
        </w:rPr>
        <w:t>&gt;</w:t>
      </w:r>
      <w:bookmarkEnd w:id="138"/>
      <w:bookmarkEnd w:id="139"/>
    </w:p>
    <w:p w14:paraId="7D4E717E" w14:textId="77777777" w:rsidR="00DF2677" w:rsidRDefault="00DF2677" w:rsidP="00DF2677">
      <w:pPr>
        <w:spacing w:before="120" w:after="0"/>
        <w:ind w:firstLine="567"/>
      </w:pPr>
      <w:r>
        <w:t xml:space="preserve">Передаются перед сообщениями о поставках и заказах. При этом перед поставкой присылаются все товары, содержащиеся в ней + контрагенты. </w:t>
      </w:r>
    </w:p>
    <w:p w14:paraId="4564D833" w14:textId="77777777" w:rsidR="00DF2677" w:rsidRDefault="00DF2677" w:rsidP="00DF2677">
      <w:pPr>
        <w:spacing w:before="120" w:after="0"/>
        <w:ind w:firstLine="567"/>
      </w:pPr>
      <w:r>
        <w:t xml:space="preserve">Здесь и далее в таблицах описания полей сообщений знак “*” указывает на то, что поле является обязательным к заполнению. Поля, не отмеченные знаком “*”, могут оставаться незаполненными. В этом случае в БД будет вставляться пустое значение за исключением случаев, где прописано значение по умолчанию. </w:t>
      </w:r>
    </w:p>
    <w:p w14:paraId="48C6E5E2" w14:textId="173AEF95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6</w:t>
      </w:r>
      <w:r>
        <w:rPr>
          <w:iCs/>
        </w:rPr>
        <w:fldChar w:fldCharType="end"/>
      </w:r>
      <w:r>
        <w:t xml:space="preserve"> Атрибуты тэга «Товар» &lt;</w:t>
      </w:r>
      <w:proofErr w:type="spellStart"/>
      <w:r>
        <w:t>sku</w:t>
      </w:r>
      <w:proofErr w:type="spellEnd"/>
      <w:r>
        <w:t>&gt;.</w:t>
      </w:r>
    </w:p>
    <w:tbl>
      <w:tblPr>
        <w:tblW w:w="94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83"/>
        <w:gridCol w:w="1779"/>
        <w:gridCol w:w="5787"/>
      </w:tblGrid>
      <w:tr w:rsidR="00DF2677" w14:paraId="306A2E43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6DE246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F8E62B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6E8ED4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660E6FE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A995642" w14:textId="60F485CD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655DAD">
              <w:t>messageId</w:t>
            </w:r>
            <w:proofErr w:type="spellEnd"/>
            <w:r w:rsidRPr="00655DAD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78EFA04" w14:textId="4E0E1D74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31A612A" w14:textId="5752715B" w:rsidR="00091F84" w:rsidRDefault="00091F84" w:rsidP="00091F84">
            <w:pPr>
              <w:snapToGrid w:val="0"/>
              <w:spacing w:after="0"/>
              <w:jc w:val="left"/>
            </w:pPr>
            <w:r w:rsidRPr="00655DAD">
              <w:t>Уникальный идентификатор сообщения ГС</w:t>
            </w:r>
          </w:p>
        </w:tc>
      </w:tr>
      <w:tr w:rsidR="00091F84" w14:paraId="2BE669E4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47D929C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skuI</w:t>
            </w:r>
            <w:proofErr w:type="spellEnd"/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6E557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3D0CA1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Уникальный код товара в товарном справочнике предприятия </w:t>
            </w:r>
          </w:p>
        </w:tc>
      </w:tr>
      <w:tr w:rsidR="00091F84" w14:paraId="358BA1EE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17921E0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skuCode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F15643E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2B37E8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Уникальный, человеко-читаемый код товара для отображения в экранных формах.</w:t>
            </w:r>
          </w:p>
          <w:p w14:paraId="4B090ED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</w:t>
            </w:r>
            <w:r>
              <w:t xml:space="preserve">: </w:t>
            </w:r>
            <w:proofErr w:type="spellStart"/>
            <w:r>
              <w:rPr>
                <w:i/>
                <w:lang w:val="en-US"/>
              </w:rPr>
              <w:t>sdid</w:t>
            </w:r>
            <w:proofErr w:type="spellEnd"/>
            <w:r>
              <w:rPr>
                <w:i/>
              </w:rPr>
              <w:t xml:space="preserve"> товара в справочнике склада (не путать с предыдущим параметром).</w:t>
            </w:r>
          </w:p>
        </w:tc>
      </w:tr>
      <w:tr w:rsidR="00091F84" w14:paraId="221BE5F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CFEE0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BEBF9E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6DE1D6E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Наименование товара в товарном справочнике предприятия</w:t>
            </w:r>
          </w:p>
        </w:tc>
      </w:tr>
      <w:tr w:rsidR="00091F84" w14:paraId="0B76DBD0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35323BB" w14:textId="77777777" w:rsidR="00091F84" w:rsidRDefault="00091F84" w:rsidP="00091F84">
            <w:pPr>
              <w:snapToGrid w:val="0"/>
              <w:spacing w:after="0"/>
            </w:pPr>
            <w:proofErr w:type="spellStart"/>
            <w:r>
              <w:t>description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78E8A56" w14:textId="77777777" w:rsidR="00091F84" w:rsidRDefault="00091F84" w:rsidP="00091F84">
            <w:pPr>
              <w:snapToGrid w:val="0"/>
              <w:spacing w:after="0"/>
            </w:pPr>
            <w:r>
              <w:t>Varchar2 (200)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5DD112" w14:textId="77777777" w:rsidR="00091F84" w:rsidRDefault="00091F84" w:rsidP="00091F84">
            <w:pPr>
              <w:snapToGrid w:val="0"/>
              <w:spacing w:after="0"/>
            </w:pPr>
            <w:r>
              <w:t xml:space="preserve">Описание товара в товарном справочнике предприятия. </w:t>
            </w:r>
          </w:p>
          <w:p w14:paraId="242A727D" w14:textId="77777777" w:rsidR="00091F84" w:rsidRDefault="00091F84" w:rsidP="00091F84">
            <w:pPr>
              <w:snapToGrid w:val="0"/>
              <w:spacing w:after="0"/>
            </w:pPr>
            <w:r>
              <w:rPr>
                <w:i/>
              </w:rPr>
              <w:t>Значение по умолчанию:</w:t>
            </w:r>
            <w:r>
              <w:rPr>
                <w:i/>
                <w:lang w:val="en-US"/>
              </w:rPr>
              <w:t xml:space="preserve"> “”</w:t>
            </w:r>
            <w:r>
              <w:rPr>
                <w:i/>
              </w:rPr>
              <w:t xml:space="preserve"> (пусто)</w:t>
            </w:r>
          </w:p>
        </w:tc>
      </w:tr>
      <w:tr w:rsidR="00091F84" w14:paraId="556A2A0E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9DB6917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t>control</w:t>
            </w:r>
            <w:proofErr w:type="spellEnd"/>
            <w:r>
              <w:rPr>
                <w:lang w:val="en-US"/>
              </w:rPr>
              <w:t>D</w:t>
            </w:r>
            <w:proofErr w:type="spellStart"/>
            <w:r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15B8FD8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Number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0AA07F1" w14:textId="0377BE7B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Параметр, определяющий </w:t>
            </w:r>
            <w:proofErr w:type="gramStart"/>
            <w:r>
              <w:t>каким образом СУ</w:t>
            </w:r>
            <w:proofErr w:type="gramEnd"/>
            <w:r>
              <w:t xml:space="preserve"> должна следить за сроками годности товара на складе:</w:t>
            </w:r>
          </w:p>
          <w:p w14:paraId="25FF846A" w14:textId="77777777" w:rsidR="00091F84" w:rsidRDefault="00091F84" w:rsidP="00091F84">
            <w:pPr>
              <w:snapToGrid w:val="0"/>
              <w:spacing w:after="0"/>
              <w:ind w:left="199"/>
              <w:jc w:val="left"/>
            </w:pPr>
            <w:r>
              <w:t>“0” – Не учитывать</w:t>
            </w:r>
          </w:p>
          <w:p w14:paraId="5687A482" w14:textId="77777777" w:rsidR="00091F84" w:rsidRDefault="00091F84" w:rsidP="00091F84">
            <w:pPr>
              <w:spacing w:after="0"/>
              <w:ind w:left="199"/>
              <w:jc w:val="left"/>
            </w:pPr>
            <w:r>
              <w:t>“1” – По сроку годности</w:t>
            </w:r>
          </w:p>
          <w:p w14:paraId="2CBEEC70" w14:textId="77777777" w:rsidR="00091F84" w:rsidRDefault="00091F84" w:rsidP="00091F84">
            <w:pPr>
              <w:spacing w:after="0"/>
              <w:ind w:left="199"/>
              <w:jc w:val="left"/>
            </w:pPr>
            <w:r>
              <w:t xml:space="preserve">“2” – По дате окончания срока годности </w:t>
            </w:r>
          </w:p>
          <w:p w14:paraId="33815D07" w14:textId="77777777" w:rsidR="00091F84" w:rsidRDefault="00091F84" w:rsidP="00091F84">
            <w:pPr>
              <w:spacing w:after="0"/>
              <w:ind w:left="199"/>
              <w:jc w:val="left"/>
            </w:pPr>
            <w:r>
              <w:t xml:space="preserve">“3” – По дате производства и дате окончания срока годности. </w:t>
            </w:r>
          </w:p>
          <w:p w14:paraId="04DAB54E" w14:textId="234C8AFE" w:rsidR="00091F84" w:rsidRDefault="00091F84" w:rsidP="00091F84">
            <w:pPr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="009557C9">
              <w:rPr>
                <w:i/>
              </w:rPr>
              <w:t>«</w:t>
            </w:r>
            <w:r>
              <w:rPr>
                <w:i/>
              </w:rPr>
              <w:t>0</w:t>
            </w:r>
            <w:r w:rsidR="009557C9">
              <w:rPr>
                <w:i/>
              </w:rPr>
              <w:t>»</w:t>
            </w:r>
          </w:p>
        </w:tc>
      </w:tr>
      <w:tr w:rsidR="00091F84" w14:paraId="0504D4D7" w14:textId="77777777" w:rsidTr="00612934">
        <w:trPr>
          <w:trHeight w:val="371"/>
        </w:trPr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4DC482E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productLife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1C9F888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Number (3)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C5061D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Срок годности товара в сутках.</w:t>
            </w:r>
          </w:p>
          <w:p w14:paraId="62C6F07D" w14:textId="44F1BE5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="009557C9">
              <w:rPr>
                <w:i/>
              </w:rPr>
              <w:t>«</w:t>
            </w:r>
            <w:r>
              <w:rPr>
                <w:i/>
              </w:rPr>
              <w:t>1</w:t>
            </w:r>
            <w:r w:rsidR="009557C9">
              <w:rPr>
                <w:i/>
              </w:rPr>
              <w:t>»</w:t>
            </w:r>
          </w:p>
        </w:tc>
      </w:tr>
      <w:tr w:rsidR="00091F84" w14:paraId="2837EDD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565DF06" w14:textId="77777777" w:rsidR="00091F84" w:rsidRDefault="00091F84" w:rsidP="00091F84">
            <w:pPr>
              <w:tabs>
                <w:tab w:val="left" w:pos="1485"/>
              </w:tabs>
              <w:snapToGrid w:val="0"/>
              <w:spacing w:after="0"/>
            </w:pPr>
            <w:r>
              <w:rPr>
                <w:color w:val="000000"/>
                <w:lang w:val="en-US"/>
              </w:rPr>
              <w:lastRenderedPageBreak/>
              <w:t>measure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029B562" w14:textId="77777777" w:rsidR="00091F84" w:rsidRDefault="00091F84" w:rsidP="00091F84">
            <w:pPr>
              <w:snapToGrid w:val="0"/>
              <w:spacing w:after="0"/>
            </w:pPr>
            <w:r>
              <w:rPr>
                <w:color w:val="000000"/>
                <w:lang w:val="en-US"/>
              </w:rPr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B204006" w14:textId="77777777" w:rsidR="00091F84" w:rsidRDefault="00091F84" w:rsidP="00091F84">
            <w:pPr>
              <w:snapToGrid w:val="0"/>
              <w:spacing w:after="0"/>
            </w:pPr>
            <w:r>
              <w:rPr>
                <w:color w:val="000000"/>
              </w:rPr>
              <w:t>Единица измерения товара (идентификатор из справочника в ГС).</w:t>
            </w:r>
          </w:p>
          <w:p w14:paraId="4F4514B3" w14:textId="77777777" w:rsidR="00091F84" w:rsidRDefault="00091F84" w:rsidP="00091F84">
            <w:pPr>
              <w:snapToGrid w:val="0"/>
              <w:spacing w:after="0"/>
            </w:pPr>
            <w:r>
              <w:rPr>
                <w:i/>
              </w:rPr>
              <w:t>Значение по умолчанию: 0 («Не задано»)</w:t>
            </w:r>
          </w:p>
        </w:tc>
      </w:tr>
      <w:tr w:rsidR="00091F84" w14:paraId="2C686CC5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4AD4B7F" w14:textId="77777777" w:rsidR="00091F84" w:rsidRDefault="00091F84" w:rsidP="00091F84">
            <w:pPr>
              <w:tabs>
                <w:tab w:val="left" w:pos="1485"/>
              </w:tabs>
              <w:snapToGrid w:val="0"/>
              <w:spacing w:after="0"/>
            </w:pPr>
            <w:proofErr w:type="spellStart"/>
            <w:r>
              <w:t>lot</w:t>
            </w:r>
            <w:r>
              <w:rPr>
                <w:lang w:val="en-US"/>
              </w:rPr>
              <w:t>CaptureReq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736058E" w14:textId="77777777" w:rsidR="00091F84" w:rsidRDefault="00091F84" w:rsidP="00091F84">
            <w:pPr>
              <w:snapToGrid w:val="0"/>
              <w:spacing w:after="0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E7FD7D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Параметр товара, указывающий на необходимость ввода партии товара для груза при приеме товара на склад:</w:t>
            </w:r>
          </w:p>
          <w:p w14:paraId="49879F2E" w14:textId="77777777" w:rsidR="00091F84" w:rsidRDefault="00091F84" w:rsidP="00054F1E">
            <w:pPr>
              <w:numPr>
                <w:ilvl w:val="0"/>
                <w:numId w:val="14"/>
              </w:numPr>
              <w:spacing w:after="0"/>
              <w:jc w:val="left"/>
            </w:pPr>
            <w:r>
              <w:t>f – Не вводить</w:t>
            </w:r>
          </w:p>
          <w:p w14:paraId="72F28645" w14:textId="77777777" w:rsidR="00091F84" w:rsidRDefault="00091F84" w:rsidP="00054F1E">
            <w:pPr>
              <w:numPr>
                <w:ilvl w:val="0"/>
                <w:numId w:val="14"/>
              </w:numPr>
              <w:spacing w:after="0"/>
              <w:jc w:val="left"/>
            </w:pPr>
            <w:r>
              <w:t>t – Вводить</w:t>
            </w:r>
          </w:p>
          <w:p w14:paraId="5D15E7BF" w14:textId="77777777" w:rsidR="00091F84" w:rsidRDefault="00091F84" w:rsidP="00091F84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091F84" w14:paraId="09694D67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218800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weightControl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A6B37F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Char</w:t>
            </w:r>
            <w:r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4E37D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Режим учета веса: </w:t>
            </w:r>
          </w:p>
          <w:p w14:paraId="69C1601D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“A” – автоматически при приемке</w:t>
            </w:r>
          </w:p>
          <w:p w14:paraId="3A912209" w14:textId="5EA742DF" w:rsidR="00091F84" w:rsidRDefault="00091F84" w:rsidP="00091F84">
            <w:pPr>
              <w:snapToGrid w:val="0"/>
              <w:spacing w:after="0"/>
              <w:jc w:val="left"/>
            </w:pPr>
            <w:r>
              <w:t>“</w:t>
            </w:r>
            <w:r>
              <w:rPr>
                <w:lang w:val="en-US"/>
              </w:rPr>
              <w:t>M</w:t>
            </w:r>
            <w:r>
              <w:t>” – вручную при приемке</w:t>
            </w:r>
          </w:p>
          <w:p w14:paraId="51BD4AFD" w14:textId="6A269E73" w:rsidR="00091F84" w:rsidRPr="00DF2677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“</w:t>
            </w:r>
            <w:r w:rsidRPr="00667EE6">
              <w:rPr>
                <w:color w:val="000000"/>
              </w:rPr>
              <w:t>F</w:t>
            </w:r>
            <w:r>
              <w:rPr>
                <w:color w:val="000000"/>
              </w:rPr>
              <w:t>”</w:t>
            </w:r>
            <w:r w:rsidRPr="00667EE6">
              <w:rPr>
                <w:color w:val="000000"/>
              </w:rPr>
              <w:t xml:space="preserve"> – плавающий вес (количественный)</w:t>
            </w:r>
          </w:p>
          <w:p w14:paraId="6CD38384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“A”</w:t>
            </w:r>
          </w:p>
        </w:tc>
      </w:tr>
      <w:tr w:rsidR="00091F84" w14:paraId="51902AF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7CB1201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hostTransformFactor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7E82EF" w14:textId="77777777" w:rsidR="00091F84" w:rsidRPr="00201114" w:rsidRDefault="00091F84" w:rsidP="00091F84">
            <w:pPr>
              <w:snapToGrid w:val="0"/>
              <w:spacing w:after="0"/>
            </w:pPr>
            <w:r w:rsidRPr="00201114">
              <w:rPr>
                <w:lang w:val="en-US"/>
              </w:rPr>
              <w:t>Float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71EB1B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 xml:space="preserve">Коэффициент пересчета из базовых единиц (сколько базовых единиц ГС в одной штучной в </w:t>
            </w:r>
            <w:r w:rsidRPr="00201114">
              <w:rPr>
                <w:lang w:val="en-US"/>
              </w:rPr>
              <w:t>WMS</w:t>
            </w:r>
            <w:r w:rsidRPr="00201114">
              <w:t>).</w:t>
            </w:r>
          </w:p>
          <w:p w14:paraId="5155544F" w14:textId="77EF97B4" w:rsidR="00091F84" w:rsidRPr="00201114" w:rsidRDefault="00091F84" w:rsidP="00091F84">
            <w:pPr>
              <w:snapToGrid w:val="0"/>
              <w:spacing w:after="0"/>
              <w:jc w:val="left"/>
              <w:rPr>
                <w:i/>
              </w:rPr>
            </w:pPr>
            <w:r w:rsidRPr="00201114">
              <w:rPr>
                <w:i/>
              </w:rPr>
              <w:t>Значение по умолчанию: 1</w:t>
            </w:r>
          </w:p>
        </w:tc>
      </w:tr>
      <w:tr w:rsidR="00091F84" w14:paraId="32070A22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2CC745C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upc</w:t>
            </w:r>
            <w:proofErr w:type="spellEnd"/>
            <w:r w:rsidRPr="00201114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898BD39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 (13)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69FF858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Штрихкод товара</w:t>
            </w:r>
          </w:p>
        </w:tc>
      </w:tr>
      <w:tr w:rsidR="00091F84" w14:paraId="31975918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31C7CBD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storeCond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6EA35F5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Varchar2(64)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9ED4AF6" w14:textId="77777777" w:rsidR="003F0E51" w:rsidRPr="00201114" w:rsidRDefault="00091F84" w:rsidP="003F0E51">
            <w:pPr>
              <w:spacing w:after="0"/>
              <w:jc w:val="left"/>
            </w:pPr>
            <w:r w:rsidRPr="00201114">
              <w:t>Условия хранения товара (наименование)</w:t>
            </w:r>
            <w:r w:rsidR="003F0E51" w:rsidRPr="00201114">
              <w:t>:</w:t>
            </w:r>
          </w:p>
          <w:p w14:paraId="0AF2C2E1" w14:textId="15D6613F" w:rsidR="003F0E51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 </w:t>
            </w:r>
            <w:r w:rsidR="003F0E51" w:rsidRPr="00201114">
              <w:t xml:space="preserve">-10; </w:t>
            </w:r>
          </w:p>
          <w:p w14:paraId="1E2AD5DB" w14:textId="0838BE42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+2 +8;</w:t>
            </w:r>
          </w:p>
          <w:p w14:paraId="6C5AFB29" w14:textId="68F1CCE7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+8 +15;</w:t>
            </w:r>
          </w:p>
          <w:p w14:paraId="79625478" w14:textId="28FC77CF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+15 +25;</w:t>
            </w:r>
          </w:p>
          <w:p w14:paraId="4C4F741B" w14:textId="0896A500" w:rsidR="003F0E51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+25;</w:t>
            </w:r>
          </w:p>
          <w:p w14:paraId="62249C91" w14:textId="6B2EE5A8" w:rsidR="00091F84" w:rsidRPr="00201114" w:rsidRDefault="003F0E51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Не задано – значение по умолчанию.</w:t>
            </w:r>
          </w:p>
        </w:tc>
      </w:tr>
      <w:tr w:rsidR="00091F84" w14:paraId="5D8704FF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A815884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rPr>
                <w:lang w:val="en-US"/>
              </w:rPr>
              <w:t>velocity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2DC7CC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Varchar2 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4715E60" w14:textId="6DACA79E" w:rsidR="00091F84" w:rsidRPr="00201114" w:rsidRDefault="009557C9" w:rsidP="00091F84">
            <w:pPr>
              <w:snapToGrid w:val="0"/>
              <w:spacing w:after="0"/>
              <w:jc w:val="left"/>
            </w:pPr>
            <w:r w:rsidRPr="00201114">
              <w:t>Р</w:t>
            </w:r>
            <w:r w:rsidR="00091F84" w:rsidRPr="00201114">
              <w:t>ейтинг товара</w:t>
            </w:r>
            <w:r w:rsidRPr="00201114">
              <w:t xml:space="preserve"> для размещения</w:t>
            </w:r>
          </w:p>
          <w:p w14:paraId="2A56C317" w14:textId="647F779C" w:rsidR="009557C9" w:rsidRPr="00201114" w:rsidRDefault="009557C9" w:rsidP="00091F84">
            <w:pPr>
              <w:snapToGrid w:val="0"/>
              <w:spacing w:after="0"/>
              <w:jc w:val="left"/>
              <w:rPr>
                <w:i/>
                <w:iCs/>
              </w:rPr>
            </w:pPr>
            <w:r w:rsidRPr="00201114">
              <w:rPr>
                <w:i/>
                <w:iCs/>
              </w:rPr>
              <w:t>Значение по умолчанию: «0»</w:t>
            </w:r>
          </w:p>
        </w:tc>
      </w:tr>
      <w:tr w:rsidR="00091F84" w14:paraId="33498989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650EEFF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serialNumTrack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9ED99E1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Number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B354680" w14:textId="77777777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t>Параметр, определяющий необходимость регистрации серийных номеров при приемке и/или упаковке товара:</w:t>
            </w:r>
          </w:p>
          <w:p w14:paraId="35DE566C" w14:textId="47F94298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0 – не учитывать </w:t>
            </w:r>
            <w:r w:rsidR="003F0E51" w:rsidRPr="00201114">
              <w:t>(значение по умолчанию)</w:t>
            </w:r>
          </w:p>
          <w:p w14:paraId="2DA6305F" w14:textId="77777777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1 – снимать только при приемке,</w:t>
            </w:r>
          </w:p>
          <w:p w14:paraId="5B9A7CC2" w14:textId="77777777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>2 – снимать только при упаковке,</w:t>
            </w:r>
          </w:p>
          <w:p w14:paraId="50B10CEC" w14:textId="62E19A40" w:rsidR="00091F84" w:rsidRPr="00201114" w:rsidRDefault="00091F84" w:rsidP="003F0E51">
            <w:pPr>
              <w:numPr>
                <w:ilvl w:val="0"/>
                <w:numId w:val="14"/>
              </w:numPr>
              <w:spacing w:after="0"/>
              <w:jc w:val="left"/>
            </w:pPr>
            <w:r w:rsidRPr="00201114">
              <w:t xml:space="preserve">3 – снимать и </w:t>
            </w:r>
            <w:proofErr w:type="gramStart"/>
            <w:r w:rsidRPr="00201114">
              <w:t>при приемке</w:t>
            </w:r>
            <w:proofErr w:type="gramEnd"/>
            <w:r w:rsidRPr="00201114">
              <w:t xml:space="preserve"> и при упаковке.</w:t>
            </w:r>
          </w:p>
        </w:tc>
      </w:tr>
      <w:tr w:rsidR="00091F84" w14:paraId="1D1B81CD" w14:textId="77777777" w:rsidTr="00612934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67617FE" w14:textId="6DEDA849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rPr>
                <w:lang w:val="en-US"/>
              </w:rPr>
              <w:t>regExciseFlag</w:t>
            </w:r>
            <w:proofErr w:type="spellEnd"/>
            <w:r w:rsidRPr="00201114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B834245" w14:textId="2A74226C" w:rsidR="00091F84" w:rsidRPr="0020111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201114">
              <w:t>Char</w:t>
            </w:r>
            <w:proofErr w:type="spellEnd"/>
            <w:r w:rsidRPr="00201114">
              <w:t xml:space="preserve"> (1)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595BE1" w14:textId="77777777" w:rsidR="00091F84" w:rsidRPr="0020111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201114">
              <w:t>Флаг необходимости учета марок</w:t>
            </w:r>
          </w:p>
          <w:p w14:paraId="15920020" w14:textId="3326ADFE" w:rsidR="00091F84" w:rsidRPr="00201114" w:rsidRDefault="00091F84" w:rsidP="00091F84">
            <w:pPr>
              <w:snapToGrid w:val="0"/>
              <w:spacing w:after="0"/>
              <w:jc w:val="left"/>
            </w:pPr>
            <w:r w:rsidRPr="00201114">
              <w:rPr>
                <w:i/>
              </w:rPr>
              <w:t>Значение по умолчанию: “</w:t>
            </w:r>
            <w:r w:rsidRPr="00201114">
              <w:rPr>
                <w:i/>
                <w:lang w:val="en-US"/>
              </w:rPr>
              <w:t>f</w:t>
            </w:r>
            <w:r w:rsidRPr="00201114">
              <w:rPr>
                <w:i/>
              </w:rPr>
              <w:t xml:space="preserve">” </w:t>
            </w:r>
          </w:p>
        </w:tc>
      </w:tr>
    </w:tbl>
    <w:p w14:paraId="272E1168" w14:textId="77777777" w:rsidR="00DF2677" w:rsidRDefault="00DF2677" w:rsidP="00DF2677">
      <w:pPr>
        <w:spacing w:before="120" w:after="0"/>
        <w:ind w:firstLine="567"/>
        <w:rPr>
          <w:lang w:eastAsia="zh-CN"/>
        </w:rPr>
      </w:pPr>
      <w:r>
        <w:rPr>
          <w:iCs/>
        </w:rPr>
        <w:t>Примечание:</w:t>
      </w:r>
    </w:p>
    <w:p w14:paraId="2D5E84F2" w14:textId="77777777" w:rsidR="00DF2677" w:rsidRDefault="00DF2677" w:rsidP="00DF2677">
      <w:pPr>
        <w:ind w:firstLine="567"/>
      </w:pPr>
      <w:r>
        <w:lastRenderedPageBreak/>
        <w:t>Чтобы не синхронизировать отдельно справочники "условия хранения" и "характеристики товара" можно использовать скрипты проверки/вставки переданного текстового значения в справочник. Вот пример такого скрипта для таблицы с условиями хранения (</w:t>
      </w:r>
      <w:proofErr w:type="spellStart"/>
      <w:r>
        <w:rPr>
          <w:lang w:val="en-US"/>
        </w:rPr>
        <w:t>wms</w:t>
      </w:r>
      <w:proofErr w:type="spellEnd"/>
      <w:r>
        <w:t>_</w:t>
      </w:r>
      <w:r>
        <w:rPr>
          <w:lang w:val="en-US"/>
        </w:rPr>
        <w:t>storage</w:t>
      </w:r>
      <w:r>
        <w:t>_</w:t>
      </w:r>
      <w:r>
        <w:rPr>
          <w:lang w:val="en-US"/>
        </w:rPr>
        <w:t>conditions</w:t>
      </w:r>
      <w:r>
        <w:t xml:space="preserve">). При желании можно написать </w:t>
      </w:r>
      <w:proofErr w:type="gramStart"/>
      <w:r>
        <w:t>универсальный скрипт</w:t>
      </w:r>
      <w:proofErr w:type="gramEnd"/>
      <w:r>
        <w:t xml:space="preserve"> в который имя таблицы будет передано</w:t>
      </w:r>
    </w:p>
    <w:p w14:paraId="1E1EFA4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function </w:t>
      </w:r>
      <w:proofErr w:type="spellStart"/>
      <w:r>
        <w:rPr>
          <w:lang w:val="en-US"/>
        </w:rPr>
        <w:t>check_sku_store_</w:t>
      </w:r>
      <w:proofErr w:type="gramStart"/>
      <w:r>
        <w:rPr>
          <w:lang w:val="en-US"/>
        </w:rPr>
        <w:t>cond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)</w:t>
      </w:r>
    </w:p>
    <w:p w14:paraId="25753344" w14:textId="77777777" w:rsidR="00DF2677" w:rsidRDefault="00DF2677" w:rsidP="00DF2677">
      <w:pPr>
        <w:rPr>
          <w:lang w:val="en-US"/>
        </w:rPr>
      </w:pPr>
      <w:r>
        <w:rPr>
          <w:lang w:val="en-US"/>
        </w:rPr>
        <w:t>{</w:t>
      </w:r>
    </w:p>
    <w:p w14:paraId="1C3C82A2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= "select id from </w:t>
      </w:r>
      <w:proofErr w:type="spellStart"/>
      <w:r>
        <w:rPr>
          <w:lang w:val="en-US"/>
        </w:rPr>
        <w:t>wms_storage_conditions</w:t>
      </w:r>
      <w:proofErr w:type="spellEnd"/>
      <w:r>
        <w:rPr>
          <w:lang w:val="en-US"/>
        </w:rPr>
        <w:t xml:space="preserve"> where name='" + </w:t>
      </w:r>
      <w:proofErr w:type="spellStart"/>
      <w:proofErr w:type="gramStart"/>
      <w:r>
        <w:rPr>
          <w:lang w:val="en-US"/>
        </w:rPr>
        <w:t>cdown.field</w:t>
      </w:r>
      <w:proofErr w:type="spellEnd"/>
      <w:proofErr w:type="gramEnd"/>
      <w:r>
        <w:rPr>
          <w:lang w:val="en-US"/>
        </w:rPr>
        <w:t>("_current_") + "'";</w:t>
      </w:r>
    </w:p>
    <w:p w14:paraId="586C4CE7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ds = new </w:t>
      </w:r>
      <w:proofErr w:type="spellStart"/>
      <w:r>
        <w:rPr>
          <w:lang w:val="en-US"/>
        </w:rPr>
        <w:t>jotl_</w:t>
      </w:r>
      <w:proofErr w:type="gramStart"/>
      <w:r>
        <w:rPr>
          <w:lang w:val="en-US"/>
        </w:rPr>
        <w:t>stream</w:t>
      </w:r>
      <w:proofErr w:type="spellEnd"/>
      <w:r>
        <w:rPr>
          <w:lang w:val="en-US"/>
        </w:rPr>
        <w:t>( 1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cdb</w:t>
      </w:r>
      <w:proofErr w:type="spellEnd"/>
      <w:r>
        <w:rPr>
          <w:lang w:val="en-US"/>
        </w:rPr>
        <w:t xml:space="preserve"> );</w:t>
      </w:r>
    </w:p>
    <w:p w14:paraId="4DCF21C5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var value = new </w:t>
      </w:r>
      <w:proofErr w:type="gramStart"/>
      <w:r>
        <w:rPr>
          <w:lang w:val="en-US"/>
        </w:rPr>
        <w:t>Array( 1</w:t>
      </w:r>
      <w:proofErr w:type="gramEnd"/>
      <w:r>
        <w:rPr>
          <w:lang w:val="en-US"/>
        </w:rPr>
        <w:t xml:space="preserve"> );</w:t>
      </w:r>
    </w:p>
    <w:p w14:paraId="1E4F52F8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</w:t>
      </w:r>
      <w:proofErr w:type="gramStart"/>
      <w:r>
        <w:rPr>
          <w:lang w:val="en-US"/>
        </w:rPr>
        <w:t xml:space="preserve">if( </w:t>
      </w:r>
      <w:proofErr w:type="spellStart"/>
      <w:r>
        <w:rPr>
          <w:lang w:val="en-US"/>
        </w:rPr>
        <w:t>ds.eof</w:t>
      </w:r>
      <w:proofErr w:type="spellEnd"/>
      <w:proofErr w:type="gramEnd"/>
      <w:r>
        <w:rPr>
          <w:lang w:val="en-US"/>
        </w:rPr>
        <w:t>() )</w:t>
      </w:r>
    </w:p>
    <w:p w14:paraId="642EA3BF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{</w:t>
      </w:r>
    </w:p>
    <w:p w14:paraId="6C4CC44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var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 = "select </w:t>
      </w:r>
      <w:proofErr w:type="spellStart"/>
      <w:r>
        <w:rPr>
          <w:lang w:val="en-US"/>
        </w:rPr>
        <w:t>seq_wms_storage_conditions_</w:t>
      </w:r>
      <w:proofErr w:type="gramStart"/>
      <w:r>
        <w:rPr>
          <w:lang w:val="en-US"/>
        </w:rPr>
        <w:t>id.nextval</w:t>
      </w:r>
      <w:proofErr w:type="spellEnd"/>
      <w:proofErr w:type="gramEnd"/>
      <w:r>
        <w:rPr>
          <w:lang w:val="en-US"/>
        </w:rPr>
        <w:t xml:space="preserve">  from dual";</w:t>
      </w:r>
    </w:p>
    <w:p w14:paraId="5813D015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var ds2 = new </w:t>
      </w:r>
      <w:proofErr w:type="spellStart"/>
      <w:r>
        <w:rPr>
          <w:lang w:val="en-US"/>
        </w:rPr>
        <w:t>jotl_</w:t>
      </w:r>
      <w:proofErr w:type="gramStart"/>
      <w:r>
        <w:rPr>
          <w:lang w:val="en-US"/>
        </w:rPr>
        <w:t>stream</w:t>
      </w:r>
      <w:proofErr w:type="spellEnd"/>
      <w:r>
        <w:rPr>
          <w:lang w:val="en-US"/>
        </w:rPr>
        <w:t>( 1</w:t>
      </w:r>
      <w:proofErr w:type="gramEnd"/>
      <w:r>
        <w:rPr>
          <w:lang w:val="en-US"/>
        </w:rPr>
        <w:t xml:space="preserve">, </w:t>
      </w:r>
      <w:proofErr w:type="spellStart"/>
      <w:r>
        <w:rPr>
          <w:lang w:val="en-US"/>
        </w:rPr>
        <w:t>sql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cdb</w:t>
      </w:r>
      <w:proofErr w:type="spellEnd"/>
      <w:r>
        <w:rPr>
          <w:lang w:val="en-US"/>
        </w:rPr>
        <w:t xml:space="preserve"> );</w:t>
      </w:r>
    </w:p>
    <w:p w14:paraId="0B229744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ds2.fetch</w:t>
      </w:r>
      <w:proofErr w:type="gramStart"/>
      <w:r>
        <w:rPr>
          <w:lang w:val="en-US"/>
        </w:rPr>
        <w:t>( value</w:t>
      </w:r>
      <w:proofErr w:type="gramEnd"/>
      <w:r>
        <w:rPr>
          <w:lang w:val="en-US"/>
        </w:rPr>
        <w:t xml:space="preserve"> );</w:t>
      </w:r>
    </w:p>
    <w:p w14:paraId="4911B2D1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cdb.direct</w:t>
      </w:r>
      <w:proofErr w:type="gramEnd"/>
      <w:r>
        <w:rPr>
          <w:lang w:val="en-US"/>
        </w:rPr>
        <w:t>_exec</w:t>
      </w:r>
      <w:proofErr w:type="spellEnd"/>
      <w:r>
        <w:rPr>
          <w:lang w:val="en-US"/>
        </w:rPr>
        <w:t xml:space="preserve">("insert into </w:t>
      </w:r>
      <w:proofErr w:type="spellStart"/>
      <w:r>
        <w:rPr>
          <w:lang w:val="en-US"/>
        </w:rPr>
        <w:t>wms_storage_conditions</w:t>
      </w:r>
      <w:proofErr w:type="spellEnd"/>
      <w:r>
        <w:rPr>
          <w:lang w:val="en-US"/>
        </w:rPr>
        <w:t xml:space="preserve"> (id, name, </w:t>
      </w:r>
      <w:proofErr w:type="spellStart"/>
      <w:r>
        <w:rPr>
          <w:lang w:val="en-US"/>
        </w:rPr>
        <w:t>host_id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created_by</w:t>
      </w:r>
      <w:proofErr w:type="spellEnd"/>
      <w:r>
        <w:rPr>
          <w:lang w:val="en-US"/>
        </w:rPr>
        <w:t>) values (" + value[0].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 xml:space="preserve">() + ",'" + </w:t>
      </w:r>
      <w:proofErr w:type="spellStart"/>
      <w:r>
        <w:rPr>
          <w:lang w:val="en-US"/>
        </w:rPr>
        <w:t>cdown.field</w:t>
      </w:r>
      <w:proofErr w:type="spellEnd"/>
      <w:r>
        <w:rPr>
          <w:lang w:val="en-US"/>
        </w:rPr>
        <w:t>( "_current_" ).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>() + "','" + value[0].</w:t>
      </w:r>
      <w:proofErr w:type="spellStart"/>
      <w:r>
        <w:rPr>
          <w:lang w:val="en-US"/>
        </w:rPr>
        <w:t>toString</w:t>
      </w:r>
      <w:proofErr w:type="spellEnd"/>
      <w:r>
        <w:rPr>
          <w:lang w:val="en-US"/>
        </w:rPr>
        <w:t>() + "','GATEWAY')");</w:t>
      </w:r>
    </w:p>
    <w:p w14:paraId="4705CEB9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cdb.commit</w:t>
      </w:r>
      <w:proofErr w:type="spellEnd"/>
      <w:proofErr w:type="gramEnd"/>
      <w:r>
        <w:rPr>
          <w:lang w:val="en-US"/>
        </w:rPr>
        <w:t>();</w:t>
      </w:r>
    </w:p>
    <w:p w14:paraId="44D85E08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</w:t>
      </w:r>
      <w:proofErr w:type="spellStart"/>
      <w:proofErr w:type="gramStart"/>
      <w:r>
        <w:rPr>
          <w:lang w:val="en-US"/>
        </w:rPr>
        <w:t>cdown.set</w:t>
      </w:r>
      <w:proofErr w:type="spellEnd"/>
      <w:r>
        <w:rPr>
          <w:lang w:val="en-US"/>
        </w:rPr>
        <w:t>( "</w:t>
      </w:r>
      <w:proofErr w:type="gramEnd"/>
      <w:r>
        <w:rPr>
          <w:lang w:val="en-US"/>
        </w:rPr>
        <w:t>_current_", value[0] );</w:t>
      </w:r>
    </w:p>
    <w:p w14:paraId="3B9C360B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        return;</w:t>
      </w:r>
    </w:p>
    <w:p w14:paraId="72D2155E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}</w:t>
      </w:r>
    </w:p>
    <w:p w14:paraId="008A9B08" w14:textId="77777777" w:rsidR="00DF2677" w:rsidRDefault="00DF2677" w:rsidP="00DF2677">
      <w:pPr>
        <w:rPr>
          <w:lang w:val="en-US"/>
        </w:rPr>
      </w:pPr>
    </w:p>
    <w:p w14:paraId="606A3A53" w14:textId="77777777" w:rsidR="00DF2677" w:rsidRDefault="00DF2677" w:rsidP="00DF2677">
      <w:pPr>
        <w:rPr>
          <w:lang w:val="en-US"/>
        </w:rPr>
      </w:pPr>
      <w:r>
        <w:rPr>
          <w:lang w:val="en-US"/>
        </w:rPr>
        <w:lastRenderedPageBreak/>
        <w:t xml:space="preserve">        </w:t>
      </w:r>
      <w:proofErr w:type="spellStart"/>
      <w:proofErr w:type="gramStart"/>
      <w:r>
        <w:rPr>
          <w:lang w:val="en-US"/>
        </w:rPr>
        <w:t>ds.fetch</w:t>
      </w:r>
      <w:proofErr w:type="spellEnd"/>
      <w:proofErr w:type="gramEnd"/>
      <w:r>
        <w:rPr>
          <w:lang w:val="en-US"/>
        </w:rPr>
        <w:t>( value );</w:t>
      </w:r>
    </w:p>
    <w:p w14:paraId="664C79BD" w14:textId="77777777" w:rsidR="00DF2677" w:rsidRDefault="00DF2677" w:rsidP="00DF2677">
      <w:pPr>
        <w:rPr>
          <w:lang w:val="en-US"/>
        </w:rPr>
      </w:pPr>
      <w:r>
        <w:rPr>
          <w:lang w:val="en-US"/>
        </w:rPr>
        <w:t xml:space="preserve">        </w:t>
      </w:r>
      <w:proofErr w:type="spellStart"/>
      <w:proofErr w:type="gramStart"/>
      <w:r>
        <w:rPr>
          <w:lang w:val="en-US"/>
        </w:rPr>
        <w:t>cdown.set</w:t>
      </w:r>
      <w:proofErr w:type="spellEnd"/>
      <w:r>
        <w:rPr>
          <w:lang w:val="en-US"/>
        </w:rPr>
        <w:t>( "</w:t>
      </w:r>
      <w:proofErr w:type="gramEnd"/>
      <w:r>
        <w:rPr>
          <w:lang w:val="en-US"/>
        </w:rPr>
        <w:t>_current_", value[0] );</w:t>
      </w:r>
    </w:p>
    <w:p w14:paraId="1EE72912" w14:textId="77777777" w:rsidR="00DF2677" w:rsidRDefault="00DF2677" w:rsidP="00DF2677">
      <w:pPr>
        <w:rPr>
          <w:lang w:val="en-US"/>
        </w:rPr>
      </w:pPr>
      <w:r>
        <w:rPr>
          <w:lang w:val="en-US"/>
        </w:rPr>
        <w:t>}</w:t>
      </w:r>
    </w:p>
    <w:p w14:paraId="251F501D" w14:textId="77777777" w:rsidR="00DF2677" w:rsidRDefault="00DF2677" w:rsidP="00DF2677">
      <w:pPr>
        <w:spacing w:before="120" w:after="0"/>
        <w:ind w:firstLine="567"/>
        <w:rPr>
          <w:iCs/>
          <w:lang w:val="en-US"/>
        </w:rPr>
      </w:pPr>
    </w:p>
    <w:p w14:paraId="3D512155" w14:textId="77777777" w:rsidR="00DF2677" w:rsidRDefault="00DF2677" w:rsidP="00DF2677">
      <w:pPr>
        <w:spacing w:before="120" w:after="0"/>
        <w:ind w:firstLine="567"/>
        <w:rPr>
          <w:lang w:val="en-US"/>
        </w:rPr>
      </w:pPr>
      <w:r>
        <w:rPr>
          <w:iCs/>
        </w:rPr>
        <w:t>Пример</w:t>
      </w:r>
      <w:r>
        <w:rPr>
          <w:iCs/>
          <w:lang w:val="en-US"/>
        </w:rPr>
        <w:t>:</w:t>
      </w:r>
    </w:p>
    <w:p w14:paraId="6C78879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66F62077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0B485E0F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"76712807",</w:t>
      </w:r>
    </w:p>
    <w:p w14:paraId="724D1D58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136BA62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3D17F9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skuCode</w:t>
      </w:r>
      <w:proofErr w:type="spellEnd"/>
      <w:r w:rsidRPr="009B2DC7">
        <w:rPr>
          <w:i/>
          <w:iCs/>
          <w:sz w:val="20"/>
          <w:szCs w:val="20"/>
          <w:lang w:val="en-US"/>
        </w:rPr>
        <w:t>": "1183023",</w:t>
      </w:r>
    </w:p>
    <w:p w14:paraId="37183C10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name</w:t>
      </w:r>
      <w:proofErr w:type="spellEnd"/>
      <w:r w:rsidRPr="008543E8">
        <w:rPr>
          <w:i/>
          <w:iCs/>
          <w:sz w:val="20"/>
          <w:szCs w:val="20"/>
        </w:rPr>
        <w:t>": "Гель для душа \"</w:t>
      </w:r>
      <w:proofErr w:type="spellStart"/>
      <w:r w:rsidRPr="008543E8">
        <w:rPr>
          <w:i/>
          <w:iCs/>
          <w:sz w:val="20"/>
          <w:szCs w:val="20"/>
        </w:rPr>
        <w:t>А.Ралле</w:t>
      </w:r>
      <w:proofErr w:type="spellEnd"/>
      <w:r w:rsidRPr="008543E8">
        <w:rPr>
          <w:i/>
          <w:iCs/>
          <w:sz w:val="20"/>
          <w:szCs w:val="20"/>
        </w:rPr>
        <w:t xml:space="preserve"> </w:t>
      </w:r>
      <w:proofErr w:type="gramStart"/>
      <w:r w:rsidRPr="008543E8">
        <w:rPr>
          <w:i/>
          <w:iCs/>
          <w:sz w:val="20"/>
          <w:szCs w:val="20"/>
        </w:rPr>
        <w:t>и Ко</w:t>
      </w:r>
      <w:proofErr w:type="gramEnd"/>
      <w:r w:rsidRPr="008543E8">
        <w:rPr>
          <w:i/>
          <w:iCs/>
          <w:sz w:val="20"/>
          <w:szCs w:val="20"/>
        </w:rPr>
        <w:t xml:space="preserve">\" </w:t>
      </w:r>
      <w:proofErr w:type="spellStart"/>
      <w:r w:rsidRPr="008543E8">
        <w:rPr>
          <w:i/>
          <w:iCs/>
          <w:sz w:val="20"/>
          <w:szCs w:val="20"/>
        </w:rPr>
        <w:t>for</w:t>
      </w:r>
      <w:proofErr w:type="spellEnd"/>
      <w:r w:rsidRPr="008543E8">
        <w:rPr>
          <w:i/>
          <w:iCs/>
          <w:sz w:val="20"/>
          <w:szCs w:val="20"/>
        </w:rPr>
        <w:t xml:space="preserve"> </w:t>
      </w:r>
      <w:proofErr w:type="spellStart"/>
      <w:r w:rsidRPr="008543E8">
        <w:rPr>
          <w:i/>
          <w:iCs/>
          <w:sz w:val="20"/>
          <w:szCs w:val="20"/>
        </w:rPr>
        <w:t>men</w:t>
      </w:r>
      <w:proofErr w:type="spellEnd"/>
      <w:r w:rsidRPr="008543E8">
        <w:rPr>
          <w:i/>
          <w:iCs/>
          <w:sz w:val="20"/>
          <w:szCs w:val="20"/>
        </w:rPr>
        <w:t xml:space="preserve"> витаминизирующий (Тандер)",</w:t>
      </w:r>
    </w:p>
    <w:p w14:paraId="37C50FD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9B2DC7">
        <w:rPr>
          <w:i/>
          <w:iCs/>
          <w:sz w:val="20"/>
          <w:szCs w:val="20"/>
          <w:lang w:val="en-US"/>
        </w:rPr>
        <w:t>"description": "",</w:t>
      </w:r>
    </w:p>
    <w:p w14:paraId="1DFDD01A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productLife</w:t>
      </w:r>
      <w:proofErr w:type="spellEnd"/>
      <w:r w:rsidRPr="009B2DC7">
        <w:rPr>
          <w:i/>
          <w:iCs/>
          <w:sz w:val="20"/>
          <w:szCs w:val="20"/>
          <w:lang w:val="en-US"/>
        </w:rPr>
        <w:t>": "36",</w:t>
      </w:r>
    </w:p>
    <w:p w14:paraId="2D2527E0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"measure": "0",</w:t>
      </w:r>
    </w:p>
    <w:p w14:paraId="05777938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weightControl</w:t>
      </w:r>
      <w:proofErr w:type="spellEnd"/>
      <w:r w:rsidRPr="009B2DC7">
        <w:rPr>
          <w:i/>
          <w:iCs/>
          <w:sz w:val="20"/>
          <w:szCs w:val="20"/>
          <w:lang w:val="en-US"/>
        </w:rPr>
        <w:t>": "A",</w:t>
      </w:r>
    </w:p>
    <w:p w14:paraId="53721FB3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hostTransformFactor</w:t>
      </w:r>
      <w:proofErr w:type="spellEnd"/>
      <w:r w:rsidRPr="008543E8">
        <w:rPr>
          <w:i/>
          <w:iCs/>
          <w:sz w:val="20"/>
          <w:szCs w:val="20"/>
        </w:rPr>
        <w:t>": "1.0",</w:t>
      </w:r>
    </w:p>
    <w:p w14:paraId="5C37055F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upc</w:t>
      </w:r>
      <w:proofErr w:type="spellEnd"/>
      <w:r w:rsidRPr="008543E8">
        <w:rPr>
          <w:i/>
          <w:iCs/>
          <w:sz w:val="20"/>
          <w:szCs w:val="20"/>
        </w:rPr>
        <w:t>": "4600936254223"</w:t>
      </w:r>
    </w:p>
    <w:p w14:paraId="45D5E434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34938BD7" w14:textId="77777777" w:rsidR="008543E8" w:rsidRDefault="00DF2677" w:rsidP="008543E8">
      <w:pPr>
        <w:spacing w:after="0"/>
        <w:ind w:firstLine="567"/>
        <w:rPr>
          <w:iCs/>
        </w:rPr>
      </w:pPr>
      <w:r w:rsidRPr="008543E8">
        <w:rPr>
          <w:i/>
          <w:iCs/>
          <w:sz w:val="20"/>
          <w:szCs w:val="20"/>
        </w:rPr>
        <w:t>}</w:t>
      </w:r>
      <w:r>
        <w:rPr>
          <w:iCs/>
        </w:rPr>
        <w:t xml:space="preserve"> </w:t>
      </w:r>
    </w:p>
    <w:p w14:paraId="39A07ECD" w14:textId="08A81E00" w:rsidR="00DF2677" w:rsidRDefault="00DF2677" w:rsidP="00DF2677">
      <w:pPr>
        <w:spacing w:before="240" w:after="120"/>
        <w:ind w:left="567"/>
      </w:pPr>
      <w:r>
        <w:rPr>
          <w:iCs/>
        </w:rPr>
        <w:t xml:space="preserve">В коде товара, приходящем из ГС, разрешается использовать </w:t>
      </w:r>
      <w:r>
        <w:rPr>
          <w:iCs/>
          <w:lang w:val="en-US"/>
        </w:rPr>
        <w:t>ASCII</w:t>
      </w:r>
      <w:r>
        <w:rPr>
          <w:iCs/>
        </w:rPr>
        <w:t xml:space="preserve">-символы, за исключением строчных букв, обратного слэша (\), апострофа (‘), пробела, знака подчеркивания (_) либо точки (.). </w:t>
      </w:r>
    </w:p>
    <w:p w14:paraId="5D2D4521" w14:textId="25D8A773" w:rsidR="00DF2677" w:rsidRDefault="00DF2677" w:rsidP="00DF2677">
      <w:pPr>
        <w:spacing w:before="240" w:after="120"/>
        <w:ind w:left="567"/>
      </w:pPr>
      <w:r>
        <w:rPr>
          <w:iCs/>
        </w:rPr>
        <w:t xml:space="preserve">Данное ограничение связано с особенностями реализации интерфейса пользователя на </w:t>
      </w:r>
      <w:r>
        <w:rPr>
          <w:iCs/>
          <w:lang w:val="en-US"/>
        </w:rPr>
        <w:t>RDT</w:t>
      </w:r>
      <w:r>
        <w:rPr>
          <w:iCs/>
        </w:rPr>
        <w:t xml:space="preserve">. Если в сценариях </w:t>
      </w:r>
      <w:r>
        <w:rPr>
          <w:iCs/>
          <w:lang w:val="en-US"/>
        </w:rPr>
        <w:t>RDT</w:t>
      </w:r>
      <w:r>
        <w:rPr>
          <w:iCs/>
        </w:rPr>
        <w:t xml:space="preserve"> не предполагается идентифицировать товар кодом в ГС (альтернативы – код товара в СУ, </w:t>
      </w:r>
      <w:r>
        <w:rPr>
          <w:iCs/>
          <w:lang w:val="en-US"/>
        </w:rPr>
        <w:t>EAN</w:t>
      </w:r>
      <w:r>
        <w:rPr>
          <w:iCs/>
        </w:rPr>
        <w:t xml:space="preserve"> или другой штрихкод и т.д.), то в коде можно использовать все символы </w:t>
      </w:r>
      <w:r>
        <w:rPr>
          <w:iCs/>
          <w:lang w:val="en-US"/>
        </w:rPr>
        <w:t>ASCII</w:t>
      </w:r>
      <w:r>
        <w:rPr>
          <w:iCs/>
        </w:rPr>
        <w:t xml:space="preserve">. </w:t>
      </w:r>
    </w:p>
    <w:p w14:paraId="2CC1E7D8" w14:textId="77777777" w:rsidR="00DF2677" w:rsidRDefault="00DF2677" w:rsidP="00DF2677">
      <w:pPr>
        <w:spacing w:before="240" w:after="120"/>
        <w:ind w:left="567"/>
      </w:pPr>
      <w:r>
        <w:rPr>
          <w:iCs/>
        </w:rPr>
        <w:t xml:space="preserve">В формах </w:t>
      </w:r>
      <w:r>
        <w:rPr>
          <w:iCs/>
          <w:lang w:val="en-US"/>
        </w:rPr>
        <w:t>RDT</w:t>
      </w:r>
      <w:r>
        <w:rPr>
          <w:iCs/>
        </w:rPr>
        <w:t xml:space="preserve"> по умолчанию знак подчеркивания (_) используется для заполнения строки, поэтому код товара в ГС не должен содержать данный знак. Можно переключить настройки СУ на заполнение полей точками (.) – тогда в коде ГС можно будет использовать подчеркивание, но не точку.</w:t>
      </w:r>
    </w:p>
    <w:p w14:paraId="25E80FAE" w14:textId="77777777" w:rsidR="00DF2677" w:rsidRDefault="00DF2677" w:rsidP="00DF2677">
      <w:pPr>
        <w:pStyle w:val="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  <w:rPr>
          <w:iCs/>
        </w:rPr>
      </w:pPr>
    </w:p>
    <w:p w14:paraId="52AE4141" w14:textId="77777777" w:rsidR="00DF2677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</w:pPr>
      <w:bookmarkStart w:id="140" w:name="__RefHeading___Toc378083258"/>
      <w:bookmarkStart w:id="141" w:name="_Ref189837381"/>
      <w:bookmarkStart w:id="142" w:name="_Toc215488168"/>
      <w:bookmarkEnd w:id="140"/>
      <w:r w:rsidRPr="00623BD5">
        <w:rPr>
          <w:rFonts w:ascii="Arial" w:hAnsi="Arial"/>
          <w:bCs/>
          <w:color w:val="000000"/>
          <w:szCs w:val="28"/>
        </w:rPr>
        <w:t>Справочник групп товаров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skuGroup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&gt;,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skuDepends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1"/>
      <w:bookmarkEnd w:id="142"/>
    </w:p>
    <w:p w14:paraId="020A398D" w14:textId="77777777" w:rsidR="00DF2677" w:rsidRDefault="00DF2677" w:rsidP="00DF2677">
      <w:pPr>
        <w:spacing w:before="120" w:after="0"/>
        <w:ind w:firstLine="567"/>
      </w:pPr>
      <w:r>
        <w:t>&lt;</w:t>
      </w:r>
      <w:proofErr w:type="spellStart"/>
      <w:r>
        <w:rPr>
          <w:lang w:val="en-US"/>
        </w:rPr>
        <w:t>skuGroup</w:t>
      </w:r>
      <w:proofErr w:type="spellEnd"/>
      <w:r>
        <w:t>&gt; - ввод новой группы, &lt;</w:t>
      </w:r>
      <w:proofErr w:type="spellStart"/>
      <w:r>
        <w:rPr>
          <w:lang w:val="en-US"/>
        </w:rPr>
        <w:t>skuDepends</w:t>
      </w:r>
      <w:proofErr w:type="spellEnd"/>
      <w:r>
        <w:t>&gt; - наполнение группы товаром.</w:t>
      </w:r>
    </w:p>
    <w:p w14:paraId="5D4E8F04" w14:textId="77777777" w:rsidR="00DF2677" w:rsidRDefault="00DF2677" w:rsidP="00DF2677">
      <w:pPr>
        <w:spacing w:before="120" w:after="0"/>
        <w:ind w:firstLine="567"/>
      </w:pPr>
      <w:r>
        <w:t xml:space="preserve">Информация передается по событию изменения данных (ввода, корректировки) справочника групп товаров в ГС. </w:t>
      </w:r>
    </w:p>
    <w:p w14:paraId="29D18085" w14:textId="12D43374" w:rsidR="00DF2677" w:rsidRDefault="00DF2677" w:rsidP="00DF2677">
      <w:pPr>
        <w:spacing w:before="240" w:after="120"/>
        <w:ind w:firstLine="567"/>
      </w:pPr>
      <w:r>
        <w:rPr>
          <w:iCs/>
        </w:rPr>
        <w:lastRenderedPageBreak/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7</w:t>
      </w:r>
      <w:r>
        <w:rPr>
          <w:iCs/>
        </w:rPr>
        <w:fldChar w:fldCharType="end"/>
      </w:r>
      <w:r>
        <w:t xml:space="preserve">  Атрибуты тэга «Группа товаров» &lt;</w:t>
      </w:r>
      <w:proofErr w:type="spellStart"/>
      <w:r>
        <w:t>sku</w:t>
      </w:r>
      <w:proofErr w:type="spellEnd"/>
      <w:r>
        <w:rPr>
          <w:lang w:val="en-US"/>
        </w:rPr>
        <w:t>G</w:t>
      </w:r>
      <w:proofErr w:type="spellStart"/>
      <w:r>
        <w:t>roup</w:t>
      </w:r>
      <w:proofErr w:type="spellEnd"/>
      <w:r>
        <w:t>&gt;.</w:t>
      </w:r>
    </w:p>
    <w:tbl>
      <w:tblPr>
        <w:tblW w:w="935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03"/>
        <w:gridCol w:w="1779"/>
        <w:gridCol w:w="5777"/>
      </w:tblGrid>
      <w:tr w:rsidR="00DF2677" w14:paraId="7FBBA053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3C46A8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46F7ACA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3C67677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4C502FBF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D3DFF2E" w14:textId="0D377947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E54AEC">
              <w:t>messageId</w:t>
            </w:r>
            <w:proofErr w:type="spellEnd"/>
            <w:r w:rsidRPr="00E54AEC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E7339B1" w14:textId="6ED6D24F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578F4B2" w14:textId="08C2DDAF" w:rsidR="00091F84" w:rsidRDefault="00091F84" w:rsidP="00091F84">
            <w:pPr>
              <w:snapToGrid w:val="0"/>
              <w:spacing w:after="0"/>
              <w:jc w:val="left"/>
            </w:pPr>
            <w:r w:rsidRPr="00E54AEC">
              <w:t>Уникальный идентификатор сообщения ГС</w:t>
            </w:r>
          </w:p>
        </w:tc>
      </w:tr>
      <w:tr w:rsidR="00091F84" w14:paraId="4F33581D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C027BF9" w14:textId="77777777" w:rsidR="00091F84" w:rsidRDefault="00091F84" w:rsidP="00091F84">
            <w:pPr>
              <w:snapToGrid w:val="0"/>
              <w:spacing w:after="0"/>
              <w:jc w:val="left"/>
            </w:pPr>
            <w:bookmarkStart w:id="143" w:name="_Hlk189240692"/>
            <w:r>
              <w:rPr>
                <w:lang w:val="en-US"/>
              </w:rPr>
              <w:t>s</w:t>
            </w:r>
            <w:proofErr w:type="spellStart"/>
            <w:r>
              <w:t>ku</w:t>
            </w:r>
            <w:r>
              <w:rPr>
                <w:lang w:val="en-US"/>
              </w:rPr>
              <w:t>GroupI</w:t>
            </w:r>
            <w:proofErr w:type="spellEnd"/>
            <w:r>
              <w:t>d</w:t>
            </w:r>
            <w:bookmarkEnd w:id="143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5AE7F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88270E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 код группы товаров в справочнике предприятия</w:t>
            </w:r>
          </w:p>
        </w:tc>
      </w:tr>
      <w:tr w:rsidR="00091F84" w14:paraId="2BA1FED0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C841D3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description</w:t>
            </w:r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922E1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2FE2A1A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Уникальное наименование группы товаров в справочнике предприятия *</w:t>
            </w:r>
          </w:p>
        </w:tc>
      </w:tr>
      <w:tr w:rsidR="00091F84" w14:paraId="506FEDE3" w14:textId="77777777" w:rsidTr="006F2D68">
        <w:tc>
          <w:tcPr>
            <w:tcW w:w="18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0B94377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parentId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E5DCDCC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FACF356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Код родительской группы товаров в справочнике предприятия. </w:t>
            </w:r>
          </w:p>
          <w:p w14:paraId="39000295" w14:textId="77777777" w:rsidR="00091F84" w:rsidRDefault="00091F84" w:rsidP="00091F84">
            <w:pPr>
              <w:spacing w:after="0"/>
              <w:jc w:val="left"/>
            </w:pPr>
            <w:r>
              <w:t xml:space="preserve">В случае добавления товарной группы верхнего уровня (которая не входит ни в одну другую группу в ГС) необходимо передавать значение поля </w:t>
            </w:r>
            <w:r>
              <w:rPr>
                <w:rStyle w:val="af2"/>
              </w:rPr>
              <w:t>“</w:t>
            </w:r>
            <w:proofErr w:type="spellStart"/>
            <w:r>
              <w:t>system</w:t>
            </w:r>
            <w:proofErr w:type="spellEnd"/>
            <w:r>
              <w:rPr>
                <w:rStyle w:val="af2"/>
              </w:rPr>
              <w:t>”</w:t>
            </w:r>
          </w:p>
        </w:tc>
      </w:tr>
    </w:tbl>
    <w:p w14:paraId="7105FC8C" w14:textId="77777777" w:rsidR="00DF2677" w:rsidRDefault="00DF2677" w:rsidP="00DF2677">
      <w:pPr>
        <w:spacing w:before="120" w:after="0"/>
        <w:ind w:firstLine="567"/>
        <w:rPr>
          <w:lang w:val="en-US" w:eastAsia="zh-CN"/>
        </w:rPr>
      </w:pPr>
      <w:r>
        <w:rPr>
          <w:rStyle w:val="af2"/>
        </w:rPr>
        <w:t>Пример</w:t>
      </w:r>
      <w:r>
        <w:rPr>
          <w:rStyle w:val="af2"/>
          <w:lang w:val="en-US"/>
        </w:rPr>
        <w:t>:</w:t>
      </w:r>
    </w:p>
    <w:p w14:paraId="0DB673F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2B8B4377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8A7EE52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"76712822",</w:t>
      </w:r>
    </w:p>
    <w:p w14:paraId="7D6E7B34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12797BAB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skuGroupId</w:t>
      </w:r>
      <w:proofErr w:type="spellEnd"/>
      <w:r w:rsidRPr="009B2DC7">
        <w:rPr>
          <w:i/>
          <w:iCs/>
          <w:sz w:val="20"/>
          <w:szCs w:val="20"/>
          <w:lang w:val="en-US"/>
        </w:rPr>
        <w:t>": "519f83e0-b89d-11e7-815a-005056827059",</w:t>
      </w:r>
    </w:p>
    <w:p w14:paraId="598A19AC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 xml:space="preserve">"description": "I. </w:t>
      </w:r>
      <w:r w:rsidRPr="008543E8">
        <w:rPr>
          <w:i/>
          <w:iCs/>
          <w:sz w:val="20"/>
          <w:szCs w:val="20"/>
        </w:rPr>
        <w:t>Готовая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продукция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2207D16C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parentId</w:t>
      </w:r>
      <w:proofErr w:type="spellEnd"/>
      <w:r w:rsidRPr="009B2DC7">
        <w:rPr>
          <w:i/>
          <w:iCs/>
          <w:sz w:val="20"/>
          <w:szCs w:val="20"/>
          <w:lang w:val="en-US"/>
        </w:rPr>
        <w:t>": "system"</w:t>
      </w:r>
    </w:p>
    <w:p w14:paraId="20F9F254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2A40DC80" w14:textId="77777777" w:rsidR="00282295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2FD24F0B" w14:textId="039C9D08" w:rsidR="00DF2677" w:rsidRDefault="00DF2677" w:rsidP="00DF2677">
      <w:pPr>
        <w:spacing w:before="120" w:after="0"/>
        <w:ind w:firstLine="567"/>
      </w:pPr>
      <w:r>
        <w:rPr>
          <w:iCs/>
        </w:rPr>
        <w:t>&lt;</w:t>
      </w:r>
      <w:proofErr w:type="spellStart"/>
      <w:r>
        <w:rPr>
          <w:iCs/>
        </w:rPr>
        <w:t>sku</w:t>
      </w:r>
      <w:proofErr w:type="spellEnd"/>
      <w:r>
        <w:rPr>
          <w:iCs/>
          <w:lang w:val="en-US"/>
        </w:rPr>
        <w:t>Depends</w:t>
      </w:r>
      <w:r>
        <w:rPr>
          <w:iCs/>
        </w:rPr>
        <w:t xml:space="preserve">&gt; передается по событию ввода (корректировки) справочника товарных групп в ГС (добавления, перемещения товаров внутри данного справочника). Один товар может использоваться в нескольких группах товаров. </w:t>
      </w:r>
    </w:p>
    <w:p w14:paraId="322F1A43" w14:textId="77777777" w:rsidR="00DF2677" w:rsidRDefault="00DF2677" w:rsidP="00DF2677">
      <w:pPr>
        <w:spacing w:before="120" w:after="0"/>
        <w:ind w:firstLine="567"/>
      </w:pPr>
      <w:r>
        <w:rPr>
          <w:iCs/>
        </w:rPr>
        <w:t xml:space="preserve">Для данного сообщения тип </w:t>
      </w:r>
      <w:r>
        <w:rPr>
          <w:iCs/>
          <w:lang w:val="en-US"/>
        </w:rPr>
        <w:t>action</w:t>
      </w:r>
      <w:r>
        <w:rPr>
          <w:iCs/>
        </w:rPr>
        <w:t>=’</w:t>
      </w:r>
      <w:r>
        <w:rPr>
          <w:iCs/>
          <w:lang w:val="en-US"/>
        </w:rPr>
        <w:t>update</w:t>
      </w:r>
      <w:r>
        <w:rPr>
          <w:iCs/>
        </w:rPr>
        <w:t xml:space="preserve">’ не имеет смысла, т.к. в системе один товар может входить сразу в несколько товарных групп. В связи с этим в случае необходимости перенесения товара из одной товарной группы в другую необходимо будет прислать 2 разных сообщения в начале </w:t>
      </w:r>
      <w:r>
        <w:rPr>
          <w:iCs/>
          <w:lang w:val="en-US"/>
        </w:rPr>
        <w:t>delete</w:t>
      </w:r>
      <w:r>
        <w:rPr>
          <w:iCs/>
        </w:rPr>
        <w:t xml:space="preserve"> из старой группы, а затем </w:t>
      </w:r>
      <w:r>
        <w:rPr>
          <w:iCs/>
          <w:lang w:val="en-US"/>
        </w:rPr>
        <w:t>add</w:t>
      </w:r>
      <w:r>
        <w:rPr>
          <w:iCs/>
        </w:rPr>
        <w:t xml:space="preserve"> в новую группу.</w:t>
      </w:r>
    </w:p>
    <w:p w14:paraId="540F37D5" w14:textId="21FC119E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8</w:t>
      </w:r>
      <w:r>
        <w:rPr>
          <w:iCs/>
        </w:rPr>
        <w:fldChar w:fldCharType="end"/>
      </w:r>
      <w:r>
        <w:rPr>
          <w:iCs/>
        </w:rPr>
        <w:t xml:space="preserve"> Атрибуты тэга «Товарная группа» &lt;</w:t>
      </w:r>
      <w:proofErr w:type="spellStart"/>
      <w:r>
        <w:rPr>
          <w:iCs/>
        </w:rPr>
        <w:t>sku</w:t>
      </w:r>
      <w:proofErr w:type="spellEnd"/>
      <w:r>
        <w:rPr>
          <w:iCs/>
          <w:lang w:val="en-US"/>
        </w:rPr>
        <w:t>Depends</w:t>
      </w:r>
      <w:r>
        <w:t>&gt;</w:t>
      </w:r>
    </w:p>
    <w:tbl>
      <w:tblPr>
        <w:tblW w:w="9439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83"/>
        <w:gridCol w:w="1779"/>
        <w:gridCol w:w="5777"/>
      </w:tblGrid>
      <w:tr w:rsidR="00DF2677" w14:paraId="1CD173D0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DDC8C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6BA745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FCF86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05A572F6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DF2CD72" w14:textId="7616390F" w:rsidR="00091F84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9604E7">
              <w:t>messageId</w:t>
            </w:r>
            <w:proofErr w:type="spellEnd"/>
            <w:r w:rsidRPr="009604E7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C04E2E" w14:textId="5BD83775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84044B" w14:textId="589D277B" w:rsidR="00091F84" w:rsidRDefault="00091F84" w:rsidP="00091F84">
            <w:pPr>
              <w:snapToGrid w:val="0"/>
              <w:spacing w:after="0"/>
              <w:jc w:val="left"/>
            </w:pPr>
            <w:r w:rsidRPr="009604E7">
              <w:t>Уникальный идентификатор сообщения ГС</w:t>
            </w:r>
          </w:p>
        </w:tc>
      </w:tr>
      <w:tr w:rsidR="00091F84" w14:paraId="4005DBA4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A54ACA2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</w:t>
            </w:r>
            <w:proofErr w:type="spellStart"/>
            <w:r>
              <w:t>ku</w:t>
            </w:r>
            <w:r>
              <w:rPr>
                <w:lang w:val="en-US"/>
              </w:rPr>
              <w:t>GroupsI</w:t>
            </w:r>
            <w:proofErr w:type="spellEnd"/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D6F93ED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C8AB31B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Уникальный код группы товаров в справочнике предприятия</w:t>
            </w:r>
          </w:p>
        </w:tc>
      </w:tr>
      <w:tr w:rsidR="00091F84" w14:paraId="5E825388" w14:textId="77777777" w:rsidTr="006F2D68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BC7EB56" w14:textId="77777777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9C0407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F536CD1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Уникальный код товара в товарном справочнике предприятия </w:t>
            </w:r>
          </w:p>
        </w:tc>
      </w:tr>
    </w:tbl>
    <w:p w14:paraId="48CB7ECB" w14:textId="77777777" w:rsidR="00DF2677" w:rsidRDefault="00DF2677" w:rsidP="00DF2677">
      <w:pPr>
        <w:spacing w:before="120" w:after="240"/>
        <w:ind w:firstLine="567"/>
        <w:rPr>
          <w:lang w:val="en-US" w:eastAsia="zh-CN"/>
        </w:rPr>
      </w:pPr>
      <w:r>
        <w:t>Пример</w:t>
      </w:r>
      <w:r>
        <w:rPr>
          <w:lang w:val="en-US"/>
        </w:rPr>
        <w:t>:</w:t>
      </w:r>
    </w:p>
    <w:p w14:paraId="41CC0B4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4BD9CBAE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SkuDepends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7D67BC15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syncId</w:t>
      </w:r>
      <w:proofErr w:type="spellEnd"/>
      <w:r w:rsidRPr="009B2DC7">
        <w:rPr>
          <w:i/>
          <w:iCs/>
          <w:sz w:val="20"/>
          <w:szCs w:val="20"/>
          <w:lang w:val="en-US"/>
        </w:rPr>
        <w:t>": "76713520",</w:t>
      </w:r>
    </w:p>
    <w:p w14:paraId="0FA764B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23CFC0AF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skuGroupId</w:t>
      </w:r>
      <w:proofErr w:type="spellEnd"/>
      <w:r w:rsidRPr="009B2DC7">
        <w:rPr>
          <w:i/>
          <w:iCs/>
          <w:sz w:val="20"/>
          <w:szCs w:val="20"/>
          <w:lang w:val="en-US"/>
        </w:rPr>
        <w:t>": "1e55bc64-8111-11e9-a25d-509a4caf7e09",</w:t>
      </w:r>
    </w:p>
    <w:p w14:paraId="741FCB3E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"0560f70c-d318-11ef-859c-509a4caf7e09"</w:t>
      </w:r>
    </w:p>
    <w:p w14:paraId="02C50948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5C01B717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48D9E671" w14:textId="77777777" w:rsidR="00DF2677" w:rsidRPr="00DF2677" w:rsidRDefault="00DF2677" w:rsidP="00DF2677">
      <w:pPr>
        <w:pStyle w:val="2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jc w:val="left"/>
      </w:pPr>
    </w:p>
    <w:p w14:paraId="4B9C0338" w14:textId="78555DEE" w:rsidR="00DF2677" w:rsidRPr="00623BD5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44" w:name="__RefHeading___Toc378083259"/>
      <w:bookmarkStart w:id="145" w:name="_Ref189837499"/>
      <w:bookmarkStart w:id="146" w:name="_Ref190281668"/>
      <w:bookmarkStart w:id="147" w:name="_Toc215488169"/>
      <w:r w:rsidRPr="00623BD5">
        <w:rPr>
          <w:rFonts w:ascii="Arial" w:hAnsi="Arial"/>
          <w:bCs/>
          <w:color w:val="000000"/>
          <w:szCs w:val="28"/>
        </w:rPr>
        <w:t>Справочник контрагентов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client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4"/>
      <w:bookmarkEnd w:id="145"/>
      <w:bookmarkEnd w:id="146"/>
      <w:bookmarkEnd w:id="147"/>
    </w:p>
    <w:p w14:paraId="3B34601F" w14:textId="77777777" w:rsidR="00DF2677" w:rsidRDefault="00DF2677" w:rsidP="00DF2677">
      <w:pPr>
        <w:spacing w:before="120" w:after="0"/>
        <w:ind w:firstLine="567"/>
      </w:pPr>
      <w:r>
        <w:rPr>
          <w:iCs/>
        </w:rPr>
        <w:t>Передается по событию ввода (корректировки) справочника контрагентов в ГС.</w:t>
      </w:r>
    </w:p>
    <w:p w14:paraId="63586ADD" w14:textId="4E6DF5BB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9</w:t>
      </w:r>
      <w:r>
        <w:rPr>
          <w:iCs/>
        </w:rPr>
        <w:fldChar w:fldCharType="end"/>
      </w:r>
      <w:r>
        <w:rPr>
          <w:iCs/>
        </w:rPr>
        <w:t xml:space="preserve"> </w:t>
      </w:r>
      <w:r>
        <w:t>Атрибуты тэга «Контрагент» &lt;</w:t>
      </w:r>
      <w:proofErr w:type="spellStart"/>
      <w:r>
        <w:t>cl</w:t>
      </w:r>
      <w:r>
        <w:rPr>
          <w:lang w:val="en-US"/>
        </w:rPr>
        <w:t>i</w:t>
      </w:r>
      <w:r>
        <w:t>ent</w:t>
      </w:r>
      <w:proofErr w:type="spellEnd"/>
      <w:r>
        <w:t>&gt;</w:t>
      </w:r>
    </w:p>
    <w:tbl>
      <w:tblPr>
        <w:tblW w:w="93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43"/>
        <w:gridCol w:w="1865"/>
        <w:gridCol w:w="5600"/>
      </w:tblGrid>
      <w:tr w:rsidR="00DF2677" w14:paraId="3AA17DDB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20885D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Имя столбца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C025B20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Тип (Размер)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6E96F1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b/>
              </w:rPr>
              <w:t>Назначение</w:t>
            </w:r>
          </w:p>
        </w:tc>
      </w:tr>
      <w:tr w:rsidR="00091F84" w14:paraId="3A12903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4BFC083" w14:textId="1B24799C" w:rsidR="00091F84" w:rsidRDefault="00091F84" w:rsidP="00091F84">
            <w:pPr>
              <w:snapToGrid w:val="0"/>
              <w:spacing w:after="0"/>
              <w:jc w:val="left"/>
            </w:pPr>
            <w:proofErr w:type="spellStart"/>
            <w:r w:rsidRPr="00EA17E7">
              <w:t>messageId</w:t>
            </w:r>
            <w:proofErr w:type="spellEnd"/>
            <w:r w:rsidRPr="00EA17E7">
              <w:t>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B495AFA" w14:textId="6F03D38A" w:rsidR="00091F84" w:rsidRDefault="00091F84" w:rsidP="00091F84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33E630" w14:textId="566B64FC" w:rsidR="00091F84" w:rsidRDefault="00091F84" w:rsidP="00091F84">
            <w:pPr>
              <w:snapToGrid w:val="0"/>
              <w:spacing w:after="0"/>
              <w:jc w:val="left"/>
            </w:pPr>
            <w:r w:rsidRPr="00EA17E7">
              <w:t>Уникальный идентификатор сообщения ГС</w:t>
            </w:r>
          </w:p>
        </w:tc>
      </w:tr>
      <w:tr w:rsidR="00DF2677" w14:paraId="1FDF720A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0662062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client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F54A09" w14:textId="77777777" w:rsidR="00DF2677" w:rsidRDefault="00DF2677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5260D78" w14:textId="77777777" w:rsidR="00DF2677" w:rsidRDefault="00DF2677">
            <w:pPr>
              <w:snapToGrid w:val="0"/>
              <w:spacing w:after="0"/>
              <w:jc w:val="left"/>
            </w:pPr>
            <w:r>
              <w:t>Уникальный идентификатор клиента</w:t>
            </w:r>
          </w:p>
        </w:tc>
      </w:tr>
      <w:tr w:rsidR="00DF2677" w14:paraId="35676778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269B0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name*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6159078" w14:textId="77777777" w:rsidR="00DF2677" w:rsidRDefault="00DF2677">
            <w:pPr>
              <w:snapToGrid w:val="0"/>
              <w:spacing w:after="0"/>
              <w:jc w:val="left"/>
            </w:pPr>
            <w:r>
              <w:t>Varchar2 (200)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453FEEB" w14:textId="77777777" w:rsidR="00DF2677" w:rsidRDefault="00DF2677">
            <w:pPr>
              <w:snapToGrid w:val="0"/>
              <w:spacing w:after="0"/>
              <w:jc w:val="left"/>
            </w:pPr>
            <w:r>
              <w:t>Имя клиента</w:t>
            </w:r>
          </w:p>
        </w:tc>
      </w:tr>
      <w:tr w:rsidR="00DF2677" w14:paraId="0D7610B3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F94839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short</w:t>
            </w:r>
            <w:proofErr w:type="spellEnd"/>
            <w:r>
              <w:rPr>
                <w:lang w:val="en-US"/>
              </w:rPr>
              <w:t>N</w:t>
            </w:r>
            <w:proofErr w:type="spellStart"/>
            <w:r>
              <w:t>ame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854A68C" w14:textId="77777777" w:rsidR="00DF2677" w:rsidRDefault="00DF2677">
            <w:pPr>
              <w:snapToGrid w:val="0"/>
              <w:spacing w:after="0"/>
              <w:jc w:val="left"/>
            </w:pPr>
            <w:r>
              <w:t>Varchar2 (20)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2861BA8" w14:textId="77777777" w:rsidR="00DF2677" w:rsidRDefault="00DF2677">
            <w:pPr>
              <w:snapToGrid w:val="0"/>
              <w:spacing w:after="0"/>
              <w:jc w:val="left"/>
            </w:pPr>
            <w:r>
              <w:t>Короткое имя клиента</w:t>
            </w:r>
          </w:p>
          <w:p w14:paraId="7DDFCADA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7F05A72F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56B4E1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address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0A07306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(200)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6696168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Адрес клиента</w:t>
            </w:r>
          </w:p>
          <w:p w14:paraId="33CA9D6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5B02BA6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6EBBD0F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phone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C0B7C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(30)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857F4A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Телефон клиента</w:t>
            </w:r>
          </w:p>
          <w:p w14:paraId="2151D26F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1C493994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2B5BF3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email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1763504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(1000)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DCBA97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E</w:t>
            </w:r>
            <w:r>
              <w:rPr>
                <w:color w:val="000000"/>
              </w:rPr>
              <w:t>-</w:t>
            </w:r>
            <w:r>
              <w:rPr>
                <w:color w:val="000000"/>
                <w:lang w:val="en-US"/>
              </w:rPr>
              <w:t>mail</w:t>
            </w:r>
            <w:r>
              <w:rPr>
                <w:color w:val="000000"/>
              </w:rPr>
              <w:t xml:space="preserve"> клиента</w:t>
            </w:r>
          </w:p>
          <w:p w14:paraId="44EEE80E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775899D6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32AA1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fax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B457EC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  <w:lang w:val="en-US"/>
              </w:rPr>
              <w:t>Varchar2 (30)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B9DE695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Факс клиента</w:t>
            </w:r>
          </w:p>
          <w:p w14:paraId="43A3A0B2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DF2677" w14:paraId="6DB71842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D12AA65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isCustomer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01F9DB6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7F231BA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покупателем:</w:t>
            </w:r>
          </w:p>
          <w:p w14:paraId="716A618B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192CFB73" w14:textId="77777777" w:rsidR="00DF2677" w:rsidRDefault="00DF2677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45D74ED8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42A7FA2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isSupplier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D6F33CF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t>Char</w:t>
            </w:r>
            <w:proofErr w:type="spellEnd"/>
            <w:r>
              <w:t xml:space="preserve"> (1)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E234A63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поставщиком:</w:t>
            </w:r>
          </w:p>
          <w:p w14:paraId="2AE9AF07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61EC6B25" w14:textId="77777777" w:rsidR="00DF2677" w:rsidRDefault="00DF2677">
            <w:pPr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0FC1A977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FF89D97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isHolder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FC2A3FD" w14:textId="77777777" w:rsidR="00DF2677" w:rsidRDefault="00DF2677">
            <w:pPr>
              <w:tabs>
                <w:tab w:val="right" w:pos="1764"/>
              </w:tabs>
              <w:snapToGrid w:val="0"/>
              <w:spacing w:after="0"/>
              <w:jc w:val="left"/>
            </w:pPr>
            <w:r>
              <w:rPr>
                <w:lang w:val="en-US"/>
              </w:rPr>
              <w:t>Char (1)</w:t>
            </w:r>
            <w:r>
              <w:rPr>
                <w:lang w:val="en-US"/>
              </w:rPr>
              <w:tab/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19FDBF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владельцем:</w:t>
            </w:r>
          </w:p>
          <w:p w14:paraId="5528643F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099AB941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3B910134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38EEC36" w14:textId="77777777" w:rsidR="00DF2677" w:rsidRDefault="00DF267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isManufacturer</w:t>
            </w:r>
            <w:proofErr w:type="spellEnd"/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D088D03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Char (1)</w:t>
            </w:r>
            <w:r>
              <w:rPr>
                <w:lang w:val="en-US"/>
              </w:rPr>
              <w:tab/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C168B2C" w14:textId="77777777" w:rsidR="00DF2677" w:rsidRDefault="00DF2677">
            <w:pPr>
              <w:snapToGrid w:val="0"/>
              <w:spacing w:after="0"/>
              <w:jc w:val="left"/>
            </w:pPr>
            <w:r>
              <w:t>Является ли контрагент производителем:</w:t>
            </w:r>
          </w:p>
          <w:p w14:paraId="07E60429" w14:textId="77777777" w:rsidR="00DF2677" w:rsidRDefault="00DF2677">
            <w:pPr>
              <w:spacing w:after="0"/>
              <w:jc w:val="left"/>
            </w:pPr>
            <w:r>
              <w:tab/>
              <w:t>“f” – не является, “t” – является.</w:t>
            </w:r>
          </w:p>
          <w:p w14:paraId="1E3A3F09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</w:t>
            </w:r>
            <w:r>
              <w:rPr>
                <w:i/>
                <w:lang w:val="en-US"/>
              </w:rPr>
              <w:t>f</w:t>
            </w:r>
            <w:r>
              <w:rPr>
                <w:i/>
              </w:rPr>
              <w:t>”</w:t>
            </w:r>
          </w:p>
        </w:tc>
      </w:tr>
      <w:tr w:rsidR="00DF2677" w14:paraId="4A7F1207" w14:textId="77777777" w:rsidTr="006F2D6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4E805ED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comments</w:t>
            </w:r>
          </w:p>
        </w:tc>
        <w:tc>
          <w:tcPr>
            <w:tcW w:w="186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4382D5E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Varchar2 (255)</w:t>
            </w:r>
          </w:p>
        </w:tc>
        <w:tc>
          <w:tcPr>
            <w:tcW w:w="56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A312193" w14:textId="77777777" w:rsidR="00DF2677" w:rsidRDefault="00DF2677">
            <w:pPr>
              <w:snapToGrid w:val="0"/>
              <w:spacing w:after="0"/>
              <w:jc w:val="left"/>
            </w:pPr>
            <w:r>
              <w:t>Комментарии</w:t>
            </w:r>
          </w:p>
          <w:p w14:paraId="59E1E79B" w14:textId="77777777" w:rsidR="00DF2677" w:rsidRDefault="00DF2677">
            <w:pPr>
              <w:snapToGrid w:val="0"/>
              <w:spacing w:after="0"/>
              <w:jc w:val="left"/>
            </w:pPr>
            <w:r>
              <w:rPr>
                <w:i/>
              </w:rPr>
              <w:t>Значение по умолчанию: “” (пусто)</w:t>
            </w:r>
          </w:p>
        </w:tc>
      </w:tr>
    </w:tbl>
    <w:p w14:paraId="02643AA4" w14:textId="77777777" w:rsidR="00282295" w:rsidRDefault="00282295" w:rsidP="00DF2677">
      <w:pPr>
        <w:spacing w:before="120" w:after="0"/>
        <w:ind w:firstLine="567"/>
        <w:rPr>
          <w:iCs/>
        </w:rPr>
      </w:pPr>
    </w:p>
    <w:p w14:paraId="07E385E4" w14:textId="135A1855" w:rsidR="00DF2677" w:rsidRPr="00DF2677" w:rsidRDefault="00DF2677" w:rsidP="00DF2677">
      <w:pPr>
        <w:spacing w:before="120" w:after="0"/>
        <w:ind w:firstLine="567"/>
        <w:rPr>
          <w:lang w:val="en-US" w:eastAsia="zh-CN"/>
        </w:rPr>
      </w:pPr>
      <w:r>
        <w:rPr>
          <w:iCs/>
        </w:rPr>
        <w:lastRenderedPageBreak/>
        <w:t>Пример</w:t>
      </w:r>
      <w:r w:rsidRPr="00DF2677">
        <w:rPr>
          <w:iCs/>
          <w:lang w:val="en-US"/>
        </w:rPr>
        <w:t xml:space="preserve">: </w:t>
      </w:r>
    </w:p>
    <w:p w14:paraId="7B7733BF" w14:textId="7F3936A4" w:rsidR="00091F84" w:rsidRDefault="00091F84" w:rsidP="008543E8">
      <w:pPr>
        <w:spacing w:after="0"/>
        <w:ind w:firstLine="567"/>
        <w:rPr>
          <w:i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18BEE7B6" w14:textId="0F4A2DD0" w:rsidR="00DF2677" w:rsidRPr="009B2DC7" w:rsidRDefault="00DF2677" w:rsidP="00091F84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"client": {</w:t>
      </w:r>
    </w:p>
    <w:p w14:paraId="6ECBEF9B" w14:textId="6A462176" w:rsidR="00DF267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"action": "update",</w:t>
      </w:r>
    </w:p>
    <w:p w14:paraId="1F7EA0FB" w14:textId="2D15C88B" w:rsidR="00091F84" w:rsidRPr="009B2DC7" w:rsidRDefault="00091F84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091F84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091F84">
        <w:rPr>
          <w:i/>
          <w:iCs/>
          <w:sz w:val="20"/>
          <w:szCs w:val="20"/>
          <w:lang w:val="en-US"/>
        </w:rPr>
        <w:t>": "19a671f8-d387-41da-916f-d7b2a7d00687"</w:t>
      </w:r>
    </w:p>
    <w:p w14:paraId="20B3F9E2" w14:textId="23A3150C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clientId</w:t>
      </w:r>
      <w:proofErr w:type="spellEnd"/>
      <w:r w:rsidRPr="009B2DC7">
        <w:rPr>
          <w:i/>
          <w:iCs/>
          <w:sz w:val="20"/>
          <w:szCs w:val="20"/>
          <w:lang w:val="en-US"/>
        </w:rPr>
        <w:t>": "001",</w:t>
      </w:r>
    </w:p>
    <w:p w14:paraId="33860E39" w14:textId="426B2914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"name": "</w:t>
      </w:r>
      <w:r w:rsidRPr="008543E8">
        <w:rPr>
          <w:i/>
          <w:iCs/>
          <w:sz w:val="20"/>
          <w:szCs w:val="20"/>
        </w:rPr>
        <w:t>ООО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Метро</w:t>
      </w:r>
      <w:r w:rsidRPr="009B2DC7">
        <w:rPr>
          <w:i/>
          <w:iCs/>
          <w:sz w:val="20"/>
          <w:szCs w:val="20"/>
          <w:lang w:val="en-US"/>
        </w:rPr>
        <w:t xml:space="preserve"> </w:t>
      </w:r>
      <w:r w:rsidRPr="008543E8">
        <w:rPr>
          <w:i/>
          <w:iCs/>
          <w:sz w:val="20"/>
          <w:szCs w:val="20"/>
        </w:rPr>
        <w:t>г</w:t>
      </w:r>
      <w:r w:rsidRPr="009B2DC7">
        <w:rPr>
          <w:i/>
          <w:iCs/>
          <w:sz w:val="20"/>
          <w:szCs w:val="20"/>
          <w:lang w:val="en-US"/>
        </w:rPr>
        <w:t xml:space="preserve">. </w:t>
      </w:r>
      <w:r w:rsidRPr="008543E8">
        <w:rPr>
          <w:i/>
          <w:iCs/>
          <w:sz w:val="20"/>
          <w:szCs w:val="20"/>
        </w:rPr>
        <w:t>Нижнекамск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38DC603F" w14:textId="2413B531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shortName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Метро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79652BEC" w14:textId="231AD2DF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  </w:t>
      </w:r>
      <w:r w:rsidRPr="00A10396">
        <w:rPr>
          <w:i/>
          <w:iCs/>
          <w:sz w:val="20"/>
          <w:szCs w:val="20"/>
        </w:rPr>
        <w:t>"</w:t>
      </w:r>
      <w:r w:rsidRPr="00907F6F">
        <w:rPr>
          <w:i/>
          <w:iCs/>
          <w:sz w:val="20"/>
          <w:szCs w:val="20"/>
          <w:lang w:val="en-US"/>
        </w:rPr>
        <w:t>address</w:t>
      </w:r>
      <w:r w:rsidRPr="00A10396">
        <w:rPr>
          <w:i/>
          <w:iCs/>
          <w:sz w:val="20"/>
          <w:szCs w:val="20"/>
        </w:rPr>
        <w:t>": "</w:t>
      </w:r>
      <w:r w:rsidRPr="008543E8">
        <w:rPr>
          <w:i/>
          <w:iCs/>
          <w:sz w:val="20"/>
          <w:szCs w:val="20"/>
        </w:rPr>
        <w:t>г</w:t>
      </w:r>
      <w:r w:rsidRPr="00A10396">
        <w:rPr>
          <w:i/>
          <w:iCs/>
          <w:sz w:val="20"/>
          <w:szCs w:val="20"/>
        </w:rPr>
        <w:t xml:space="preserve">. </w:t>
      </w:r>
      <w:r w:rsidRPr="008543E8">
        <w:rPr>
          <w:i/>
          <w:iCs/>
          <w:sz w:val="20"/>
          <w:szCs w:val="20"/>
        </w:rPr>
        <w:t>Нижнекамск</w:t>
      </w:r>
      <w:r w:rsidRPr="00A10396">
        <w:rPr>
          <w:i/>
          <w:iCs/>
          <w:sz w:val="20"/>
          <w:szCs w:val="20"/>
        </w:rPr>
        <w:t xml:space="preserve"> </w:t>
      </w:r>
      <w:r w:rsidRPr="008543E8">
        <w:rPr>
          <w:i/>
          <w:iCs/>
          <w:sz w:val="20"/>
          <w:szCs w:val="20"/>
        </w:rPr>
        <w:t>ул</w:t>
      </w:r>
      <w:r w:rsidRPr="00A10396">
        <w:rPr>
          <w:i/>
          <w:iCs/>
          <w:sz w:val="20"/>
          <w:szCs w:val="20"/>
        </w:rPr>
        <w:t xml:space="preserve">. </w:t>
      </w:r>
      <w:r w:rsidRPr="008543E8">
        <w:rPr>
          <w:i/>
          <w:iCs/>
          <w:sz w:val="20"/>
          <w:szCs w:val="20"/>
        </w:rPr>
        <w:t>Ленина 6",</w:t>
      </w:r>
    </w:p>
    <w:p w14:paraId="3952F12C" w14:textId="57188615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A10396">
        <w:rPr>
          <w:i/>
          <w:iCs/>
          <w:sz w:val="20"/>
          <w:szCs w:val="20"/>
        </w:rPr>
        <w:t xml:space="preserve">    </w:t>
      </w:r>
      <w:r w:rsidRPr="009B2DC7">
        <w:rPr>
          <w:i/>
          <w:iCs/>
          <w:sz w:val="20"/>
          <w:szCs w:val="20"/>
          <w:lang w:val="en-US"/>
        </w:rPr>
        <w:t>"phone": "111-22-33",</w:t>
      </w:r>
    </w:p>
    <w:p w14:paraId="3DFB0950" w14:textId="62DCC1FF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"email": "metro@mail.com",</w:t>
      </w:r>
    </w:p>
    <w:p w14:paraId="62A12437" w14:textId="4A0B42D4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"fax": "111-22-33",</w:t>
      </w:r>
    </w:p>
    <w:p w14:paraId="5AF7503C" w14:textId="2D0FAE23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isCustomer</w:t>
      </w:r>
      <w:proofErr w:type="spellEnd"/>
      <w:r w:rsidRPr="009B2DC7">
        <w:rPr>
          <w:i/>
          <w:iCs/>
          <w:sz w:val="20"/>
          <w:szCs w:val="20"/>
          <w:lang w:val="en-US"/>
        </w:rPr>
        <w:t>": "t",</w:t>
      </w:r>
    </w:p>
    <w:p w14:paraId="5CCDEA1B" w14:textId="4D983680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isSupplier</w:t>
      </w:r>
      <w:proofErr w:type="spellEnd"/>
      <w:r w:rsidRPr="009B2DC7">
        <w:rPr>
          <w:i/>
          <w:iCs/>
          <w:sz w:val="20"/>
          <w:szCs w:val="20"/>
          <w:lang w:val="en-US"/>
        </w:rPr>
        <w:t>": "t",</w:t>
      </w:r>
    </w:p>
    <w:p w14:paraId="629B059E" w14:textId="636FB8C5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Pr="009B2DC7">
        <w:rPr>
          <w:i/>
          <w:iCs/>
          <w:sz w:val="20"/>
          <w:szCs w:val="20"/>
          <w:lang w:val="en-US"/>
        </w:rPr>
        <w:t>isHolder</w:t>
      </w:r>
      <w:proofErr w:type="spellEnd"/>
      <w:r w:rsidRPr="009B2DC7">
        <w:rPr>
          <w:i/>
          <w:iCs/>
          <w:sz w:val="20"/>
          <w:szCs w:val="20"/>
          <w:lang w:val="en-US"/>
        </w:rPr>
        <w:t>": "f",</w:t>
      </w:r>
    </w:p>
    <w:p w14:paraId="7033693E" w14:textId="5A59852E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</w:t>
      </w:r>
      <w:proofErr w:type="spellStart"/>
      <w:r w:rsidR="00907F6F">
        <w:rPr>
          <w:i/>
          <w:iCs/>
          <w:sz w:val="20"/>
          <w:szCs w:val="20"/>
          <w:lang w:val="en-US"/>
        </w:rPr>
        <w:t>i</w:t>
      </w:r>
      <w:r w:rsidRPr="009B2DC7">
        <w:rPr>
          <w:i/>
          <w:iCs/>
          <w:sz w:val="20"/>
          <w:szCs w:val="20"/>
          <w:lang w:val="en-US"/>
        </w:rPr>
        <w:t>sManufacturer</w:t>
      </w:r>
      <w:proofErr w:type="spellEnd"/>
      <w:r w:rsidRPr="009B2DC7">
        <w:rPr>
          <w:i/>
          <w:iCs/>
          <w:sz w:val="20"/>
          <w:szCs w:val="20"/>
          <w:lang w:val="en-US"/>
        </w:rPr>
        <w:t>": "f",</w:t>
      </w:r>
    </w:p>
    <w:p w14:paraId="7F597079" w14:textId="37571180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 xml:space="preserve">    "comments": ""</w:t>
      </w:r>
    </w:p>
    <w:p w14:paraId="253CC307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</w:t>
      </w:r>
      <w:r w:rsidRPr="008543E8">
        <w:rPr>
          <w:i/>
          <w:iCs/>
          <w:sz w:val="20"/>
          <w:szCs w:val="20"/>
        </w:rPr>
        <w:t>}</w:t>
      </w:r>
    </w:p>
    <w:p w14:paraId="27129AC4" w14:textId="41CCF1AA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6E5FD3C8" w14:textId="77777777" w:rsidR="00623BD5" w:rsidRPr="00DF2677" w:rsidRDefault="00623BD5" w:rsidP="00DF2677">
      <w:pPr>
        <w:jc w:val="left"/>
        <w:rPr>
          <w:i/>
        </w:rPr>
      </w:pPr>
    </w:p>
    <w:p w14:paraId="0FC82606" w14:textId="77777777" w:rsidR="00DF2677" w:rsidRPr="00623BD5" w:rsidRDefault="00DF2677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48" w:name="__RefHeading___Toc378083260"/>
      <w:bookmarkStart w:id="149" w:name="_Ref189837528"/>
      <w:bookmarkStart w:id="150" w:name="_Toc215488170"/>
      <w:bookmarkEnd w:id="148"/>
      <w:r w:rsidRPr="00623BD5">
        <w:rPr>
          <w:rFonts w:ascii="Arial" w:hAnsi="Arial"/>
          <w:bCs/>
          <w:color w:val="000000"/>
          <w:szCs w:val="28"/>
        </w:rPr>
        <w:t>Информация о единицах измерения &lt;</w:t>
      </w:r>
      <w:proofErr w:type="spellStart"/>
      <w:r w:rsidRPr="00623BD5">
        <w:rPr>
          <w:rFonts w:ascii="Arial" w:hAnsi="Arial"/>
          <w:bCs/>
          <w:color w:val="000000"/>
          <w:szCs w:val="28"/>
        </w:rPr>
        <w:t>measure</w:t>
      </w:r>
      <w:proofErr w:type="spellEnd"/>
      <w:r w:rsidRPr="00623BD5">
        <w:rPr>
          <w:rFonts w:ascii="Arial" w:hAnsi="Arial"/>
          <w:bCs/>
          <w:color w:val="000000"/>
          <w:szCs w:val="28"/>
        </w:rPr>
        <w:t>&gt;</w:t>
      </w:r>
      <w:bookmarkEnd w:id="149"/>
      <w:bookmarkEnd w:id="150"/>
    </w:p>
    <w:p w14:paraId="0C677F56" w14:textId="77777777" w:rsidR="00DF2677" w:rsidRDefault="00DF2677" w:rsidP="00DF2677">
      <w:pPr>
        <w:spacing w:after="0"/>
        <w:ind w:firstLine="567"/>
      </w:pPr>
      <w:r>
        <w:t>Передается в составе пакета, содержащего информацию о товаре.</w:t>
      </w:r>
    </w:p>
    <w:p w14:paraId="798CC0D5" w14:textId="24484AA4" w:rsidR="00DF2677" w:rsidRDefault="00DF2677" w:rsidP="00DF2677">
      <w:pPr>
        <w:spacing w:before="240" w:after="120"/>
        <w:ind w:firstLine="567"/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 ARABIC </w:instrText>
      </w:r>
      <w:r>
        <w:rPr>
          <w:iCs/>
        </w:rPr>
        <w:fldChar w:fldCharType="separate"/>
      </w:r>
      <w:r w:rsidR="00FF2ECB">
        <w:rPr>
          <w:iCs/>
          <w:noProof/>
        </w:rPr>
        <w:t>10</w:t>
      </w:r>
      <w:r>
        <w:rPr>
          <w:iCs/>
        </w:rPr>
        <w:fldChar w:fldCharType="end"/>
      </w:r>
      <w:r>
        <w:t xml:space="preserve"> Атрибуты тэга «Единицы измерения» &lt;</w:t>
      </w:r>
      <w:proofErr w:type="spellStart"/>
      <w:r>
        <w:t>measure</w:t>
      </w:r>
      <w:proofErr w:type="spellEnd"/>
      <w:r>
        <w:t>&gt;</w:t>
      </w:r>
    </w:p>
    <w:tbl>
      <w:tblPr>
        <w:tblW w:w="9308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742"/>
        <w:gridCol w:w="1779"/>
        <w:gridCol w:w="5787"/>
      </w:tblGrid>
      <w:tr w:rsidR="00DF2677" w14:paraId="31E74BDD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7CEAD3B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Имя</w:t>
            </w:r>
            <w:proofErr w:type="spellEnd"/>
            <w:r>
              <w:rPr>
                <w:b/>
                <w:lang w:val="en-US"/>
              </w:rPr>
              <w:t xml:space="preserve"> </w:t>
            </w:r>
            <w:proofErr w:type="spellStart"/>
            <w:r>
              <w:rPr>
                <w:b/>
                <w:lang w:val="en-US"/>
              </w:rPr>
              <w:t>столбца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ED88208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Тип</w:t>
            </w:r>
            <w:proofErr w:type="spellEnd"/>
            <w:r>
              <w:rPr>
                <w:b/>
                <w:lang w:val="en-US"/>
              </w:rPr>
              <w:t xml:space="preserve"> (</w:t>
            </w:r>
            <w:proofErr w:type="spellStart"/>
            <w:r>
              <w:rPr>
                <w:b/>
                <w:lang w:val="en-US"/>
              </w:rPr>
              <w:t>Размер</w:t>
            </w:r>
            <w:proofErr w:type="spellEnd"/>
            <w:r>
              <w:rPr>
                <w:b/>
                <w:lang w:val="en-US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013F55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b/>
                <w:lang w:val="en-US"/>
              </w:rPr>
              <w:t>Назначение</w:t>
            </w:r>
            <w:proofErr w:type="spellEnd"/>
          </w:p>
        </w:tc>
      </w:tr>
      <w:tr w:rsidR="00091F84" w14:paraId="0005A93D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D0E4388" w14:textId="4FE37FAE" w:rsidR="00091F84" w:rsidRDefault="00091F84" w:rsidP="00091F84">
            <w:pPr>
              <w:snapToGrid w:val="0"/>
              <w:spacing w:after="0"/>
              <w:rPr>
                <w:lang w:val="en-US"/>
              </w:rPr>
            </w:pPr>
            <w:proofErr w:type="spellStart"/>
            <w:r w:rsidRPr="006961C8">
              <w:t>messageId</w:t>
            </w:r>
            <w:proofErr w:type="spellEnd"/>
            <w:r w:rsidRPr="006961C8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47417B04" w14:textId="104ADA43" w:rsidR="00091F84" w:rsidRDefault="00091F84" w:rsidP="00091F84">
            <w:pPr>
              <w:snapToGrid w:val="0"/>
              <w:spacing w:after="0"/>
              <w:rPr>
                <w:rFonts w:eastAsia="MS Mincho"/>
                <w:lang w:val="en-US"/>
              </w:rPr>
            </w:pPr>
            <w:r>
              <w:rPr>
                <w:rFonts w:eastAsia="MS Mincho"/>
                <w:lang w:val="en-US"/>
              </w:rPr>
              <w:t>Varchar2(255)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1934A7" w14:textId="2FB9C946" w:rsidR="00091F84" w:rsidRDefault="00091F84" w:rsidP="00091F84">
            <w:pPr>
              <w:snapToGrid w:val="0"/>
              <w:spacing w:after="0"/>
            </w:pPr>
            <w:r w:rsidRPr="006961C8">
              <w:t>Уникальный идентификатор сообщения ГС</w:t>
            </w:r>
          </w:p>
        </w:tc>
      </w:tr>
      <w:tr w:rsidR="00DF2677" w14:paraId="7AC4D817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5628AB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lang w:val="en-US"/>
              </w:rPr>
              <w:t>measureId</w:t>
            </w:r>
            <w:proofErr w:type="spellEnd"/>
            <w:r>
              <w:rPr>
                <w:lang w:val="en-US"/>
              </w:rP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162D142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</w:t>
            </w:r>
            <w:r>
              <w:rPr>
                <w:rFonts w:eastAsia="MS Mincho"/>
              </w:rPr>
              <w:t>(</w:t>
            </w:r>
            <w:r>
              <w:rPr>
                <w:rFonts w:eastAsia="MS Mincho"/>
                <w:lang w:val="en-US"/>
              </w:rPr>
              <w:t>128</w:t>
            </w:r>
            <w:r>
              <w:rPr>
                <w:rFonts w:eastAsia="MS Mincho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702A01A" w14:textId="77777777" w:rsidR="00DF2677" w:rsidRDefault="00DF2677">
            <w:pPr>
              <w:snapToGrid w:val="0"/>
              <w:spacing w:after="0"/>
            </w:pPr>
            <w:r>
              <w:t xml:space="preserve">Код единицы. </w:t>
            </w:r>
          </w:p>
        </w:tc>
      </w:tr>
      <w:tr w:rsidR="00DF2677" w14:paraId="56C3E886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A2D19B" w14:textId="77777777" w:rsidR="00DF2677" w:rsidRDefault="00DF2677">
            <w:pPr>
              <w:snapToGrid w:val="0"/>
              <w:spacing w:after="0"/>
            </w:pPr>
            <w:r>
              <w:rPr>
                <w:lang w:val="en-US"/>
              </w:rPr>
              <w:t>name*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500CD6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Varchar2(</w:t>
            </w:r>
            <w:r>
              <w:rPr>
                <w:rFonts w:eastAsia="MS Mincho"/>
              </w:rPr>
              <w:t>32</w:t>
            </w:r>
            <w:r>
              <w:rPr>
                <w:rFonts w:eastAsia="MS Mincho"/>
                <w:lang w:val="en-US"/>
              </w:rPr>
              <w:t>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3094C60" w14:textId="77777777" w:rsidR="00DF2677" w:rsidRDefault="00DF2677">
            <w:pPr>
              <w:snapToGrid w:val="0"/>
              <w:spacing w:after="0"/>
            </w:pPr>
            <w:r>
              <w:t>Наименование единицы измерения</w:t>
            </w:r>
          </w:p>
        </w:tc>
      </w:tr>
      <w:tr w:rsidR="00DF2677" w14:paraId="535B5FF5" w14:textId="77777777" w:rsidTr="006F2D68">
        <w:tc>
          <w:tcPr>
            <w:tcW w:w="174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BC3ADE" w14:textId="77777777" w:rsidR="00DF2677" w:rsidRDefault="00DF2677">
            <w:pPr>
              <w:snapToGrid w:val="0"/>
              <w:spacing w:after="0"/>
            </w:pPr>
            <w:proofErr w:type="spellStart"/>
            <w:r>
              <w:rPr>
                <w:lang w:val="en-US"/>
              </w:rPr>
              <w:t>shortName</w:t>
            </w:r>
            <w:proofErr w:type="spellEnd"/>
            <w:r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42B167D" w14:textId="77777777" w:rsidR="00DF2677" w:rsidRDefault="00DF2677">
            <w:pPr>
              <w:snapToGrid w:val="0"/>
              <w:spacing w:after="0"/>
            </w:pPr>
            <w:r>
              <w:rPr>
                <w:rFonts w:eastAsia="MS Mincho"/>
                <w:lang w:val="en-US"/>
              </w:rPr>
              <w:t>Varchar2(255)</w:t>
            </w:r>
          </w:p>
        </w:tc>
        <w:tc>
          <w:tcPr>
            <w:tcW w:w="578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0A89F5" w14:textId="77777777" w:rsidR="00DF2677" w:rsidRDefault="00DF2677">
            <w:pPr>
              <w:snapToGrid w:val="0"/>
              <w:spacing w:after="0"/>
            </w:pPr>
            <w:r>
              <w:t>Краткое наименование единицы измерения (выводится в РДТ)</w:t>
            </w:r>
          </w:p>
        </w:tc>
      </w:tr>
    </w:tbl>
    <w:p w14:paraId="737D1FD4" w14:textId="77777777" w:rsidR="00DF2677" w:rsidRDefault="00DF2677" w:rsidP="00DF2677">
      <w:pPr>
        <w:spacing w:before="240" w:after="0"/>
        <w:ind w:firstLine="567"/>
        <w:rPr>
          <w:lang w:val="en-US" w:eastAsia="zh-CN"/>
        </w:rPr>
      </w:pPr>
      <w:r>
        <w:t xml:space="preserve"> Пример</w:t>
      </w:r>
      <w:r>
        <w:rPr>
          <w:lang w:val="en-US"/>
        </w:rPr>
        <w:t>:</w:t>
      </w:r>
    </w:p>
    <w:p w14:paraId="223B0273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4CD9C820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"Measure": {</w:t>
      </w:r>
    </w:p>
    <w:p w14:paraId="1B5743F4" w14:textId="6A0595E8" w:rsidR="00091F84" w:rsidRDefault="00091F84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091F84">
        <w:rPr>
          <w:i/>
          <w:iCs/>
          <w:sz w:val="20"/>
          <w:szCs w:val="20"/>
          <w:lang w:val="en-US"/>
        </w:rPr>
        <w:t xml:space="preserve">                  "</w:t>
      </w:r>
      <w:proofErr w:type="spellStart"/>
      <w:r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091F84">
        <w:rPr>
          <w:i/>
          <w:iCs/>
          <w:sz w:val="20"/>
          <w:szCs w:val="20"/>
          <w:lang w:val="en-US"/>
        </w:rPr>
        <w:t>": "19a671f8-d387-41da-916f-d7b2a7d00687"</w:t>
      </w:r>
    </w:p>
    <w:p w14:paraId="6480D8DC" w14:textId="7FAC982F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measureId</w:t>
      </w:r>
      <w:proofErr w:type="spellEnd"/>
      <w:r w:rsidRPr="009B2DC7">
        <w:rPr>
          <w:i/>
          <w:iCs/>
          <w:sz w:val="20"/>
          <w:szCs w:val="20"/>
          <w:lang w:val="en-US"/>
        </w:rPr>
        <w:t>": "7d9a833d-bb13-11e7-815a-005056827059",</w:t>
      </w:r>
    </w:p>
    <w:p w14:paraId="3E0C656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7C9B3FC9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"name": "</w:t>
      </w:r>
      <w:r w:rsidRPr="008543E8">
        <w:rPr>
          <w:i/>
          <w:iCs/>
          <w:sz w:val="20"/>
          <w:szCs w:val="20"/>
        </w:rPr>
        <w:t>Коробка</w:t>
      </w:r>
      <w:r w:rsidRPr="009B2DC7">
        <w:rPr>
          <w:i/>
          <w:iCs/>
          <w:sz w:val="20"/>
          <w:szCs w:val="20"/>
          <w:lang w:val="en-US"/>
        </w:rPr>
        <w:t>",</w:t>
      </w:r>
    </w:p>
    <w:p w14:paraId="6AEB0FA2" w14:textId="77777777" w:rsidR="00DF2677" w:rsidRPr="009B2DC7" w:rsidRDefault="00DF2677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shortName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proofErr w:type="spellStart"/>
      <w:r w:rsidRPr="008543E8">
        <w:rPr>
          <w:i/>
          <w:iCs/>
          <w:sz w:val="20"/>
          <w:szCs w:val="20"/>
        </w:rPr>
        <w:t>кор</w:t>
      </w:r>
      <w:proofErr w:type="spellEnd"/>
      <w:r w:rsidRPr="009B2DC7">
        <w:rPr>
          <w:i/>
          <w:iCs/>
          <w:sz w:val="20"/>
          <w:szCs w:val="20"/>
          <w:lang w:val="en-US"/>
        </w:rPr>
        <w:t>"</w:t>
      </w:r>
    </w:p>
    <w:p w14:paraId="56C39F61" w14:textId="77777777" w:rsidR="00DF2677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24346BC1" w14:textId="1C780C2E" w:rsidR="00623BD5" w:rsidRPr="008543E8" w:rsidRDefault="00DF2677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  <w:bookmarkStart w:id="151" w:name="__RefHeading___Toc378083261"/>
      <w:bookmarkStart w:id="152" w:name="_Ref372901484"/>
      <w:bookmarkEnd w:id="151"/>
    </w:p>
    <w:p w14:paraId="4477F250" w14:textId="77777777" w:rsidR="00623BD5" w:rsidRPr="00623BD5" w:rsidRDefault="00623BD5" w:rsidP="00623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Style w:val="af2"/>
          <w:iCs/>
          <w:lang w:val="en-US"/>
        </w:rPr>
      </w:pPr>
    </w:p>
    <w:p w14:paraId="539830F9" w14:textId="6CFA2ED0" w:rsidR="00393CB8" w:rsidRPr="00FC056F" w:rsidRDefault="00393CB8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szCs w:val="28"/>
        </w:rPr>
      </w:pPr>
      <w:bookmarkStart w:id="153" w:name="_Ref189837474"/>
      <w:bookmarkStart w:id="154" w:name="_Toc215488171"/>
      <w:bookmarkEnd w:id="152"/>
      <w:r w:rsidRPr="00FC056F">
        <w:rPr>
          <w:rFonts w:ascii="Arial" w:hAnsi="Arial"/>
          <w:bCs/>
          <w:szCs w:val="28"/>
        </w:rPr>
        <w:lastRenderedPageBreak/>
        <w:t xml:space="preserve">Информация </w:t>
      </w:r>
      <w:r w:rsidR="006F7F53" w:rsidRPr="00FC056F">
        <w:rPr>
          <w:rFonts w:ascii="Arial" w:hAnsi="Arial"/>
          <w:bCs/>
          <w:szCs w:val="28"/>
        </w:rPr>
        <w:t>о сериях (товарных партиях)</w:t>
      </w:r>
      <w:r w:rsidRPr="00FC056F">
        <w:rPr>
          <w:rFonts w:ascii="Arial" w:hAnsi="Arial"/>
          <w:bCs/>
          <w:szCs w:val="28"/>
        </w:rPr>
        <w:t xml:space="preserve"> &lt;</w:t>
      </w:r>
      <w:proofErr w:type="spellStart"/>
      <w:r w:rsidR="006F7F53" w:rsidRPr="00FC056F">
        <w:rPr>
          <w:rFonts w:ascii="Arial" w:hAnsi="Arial"/>
          <w:bCs/>
          <w:szCs w:val="28"/>
        </w:rPr>
        <w:t>batch</w:t>
      </w:r>
      <w:proofErr w:type="spellEnd"/>
      <w:r w:rsidRPr="00FC056F">
        <w:rPr>
          <w:rFonts w:ascii="Arial" w:hAnsi="Arial"/>
          <w:bCs/>
          <w:szCs w:val="28"/>
        </w:rPr>
        <w:t>&gt;</w:t>
      </w:r>
      <w:bookmarkEnd w:id="153"/>
      <w:bookmarkEnd w:id="154"/>
    </w:p>
    <w:p w14:paraId="455A5A61" w14:textId="77777777" w:rsidR="006F7F53" w:rsidRPr="00FC056F" w:rsidRDefault="006F7F53" w:rsidP="006F7F53">
      <w:pPr>
        <w:spacing w:after="0"/>
        <w:ind w:firstLine="567"/>
      </w:pPr>
      <w:r w:rsidRPr="00FC056F">
        <w:t>Передается в СУ по событию ввода или корректировки значений справочника товарных партий в ГС.</w:t>
      </w:r>
    </w:p>
    <w:p w14:paraId="364A2124" w14:textId="5B6C3B58" w:rsidR="006F7F53" w:rsidRPr="00FC056F" w:rsidRDefault="006F7F53" w:rsidP="006F7F53">
      <w:pPr>
        <w:spacing w:after="0"/>
        <w:ind w:firstLine="567"/>
      </w:pPr>
      <w:r w:rsidRPr="00FC056F">
        <w:t xml:space="preserve">Таблица </w:t>
      </w:r>
      <w:fldSimple w:instr=" SEQ &quot;AutoNr&quot; \*Arabic ">
        <w:r w:rsidR="00FF2ECB">
          <w:rPr>
            <w:noProof/>
          </w:rPr>
          <w:t>11</w:t>
        </w:r>
      </w:fldSimple>
      <w:r w:rsidRPr="00FC056F">
        <w:t xml:space="preserve"> Атрибуты тэга «Товарная партия» &lt;</w:t>
      </w:r>
      <w:proofErr w:type="spellStart"/>
      <w:r w:rsidRPr="00FC056F">
        <w:t>batch</w:t>
      </w:r>
      <w:proofErr w:type="spellEnd"/>
      <w:r w:rsidRPr="00FC056F">
        <w:t>&gt;</w:t>
      </w:r>
    </w:p>
    <w:tbl>
      <w:tblPr>
        <w:tblStyle w:val="31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3"/>
        <w:gridCol w:w="1779"/>
        <w:gridCol w:w="5239"/>
      </w:tblGrid>
      <w:tr w:rsidR="00FC056F" w:rsidRPr="00FC056F" w14:paraId="78F2026E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E63D1D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C375FA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Тип (Размер)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91B5A3" w14:textId="77777777" w:rsidR="006F7F53" w:rsidRPr="00FC056F" w:rsidRDefault="006F7F53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b/>
              </w:rPr>
              <w:t>Назначение</w:t>
            </w:r>
          </w:p>
        </w:tc>
      </w:tr>
      <w:tr w:rsidR="00091F84" w:rsidRPr="00FC056F" w14:paraId="7F418BA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35C32F" w14:textId="36A9BAC0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bookmarkStart w:id="155" w:name="_Hlk190362868"/>
            <w:proofErr w:type="spellStart"/>
            <w:r w:rsidRPr="00AB2A89">
              <w:t>messageId</w:t>
            </w:r>
            <w:bookmarkEnd w:id="155"/>
            <w:proofErr w:type="spellEnd"/>
            <w:r w:rsidRPr="00AB2A89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8DB924" w14:textId="5F57449A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</w:t>
            </w:r>
            <w:r w:rsidRPr="00FC056F">
              <w:rPr>
                <w:lang w:val="en-US"/>
              </w:rPr>
              <w:t>255</w:t>
            </w:r>
            <w:r w:rsidRPr="00FC056F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47678" w14:textId="2496F4DE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AB2A89">
              <w:t>Уникальный идентификатор сообщения ГС</w:t>
            </w:r>
          </w:p>
        </w:tc>
      </w:tr>
      <w:tr w:rsidR="00091F84" w:rsidRPr="00FC056F" w14:paraId="1514B54B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543C74" w14:textId="310566C6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lang w:val="en-US"/>
              </w:rPr>
              <w:t>i</w:t>
            </w:r>
            <w:r w:rsidRPr="00FC056F"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A03023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</w:t>
            </w:r>
            <w:r w:rsidRPr="00FC056F">
              <w:rPr>
                <w:lang w:val="en-US"/>
              </w:rPr>
              <w:t>255</w:t>
            </w:r>
            <w:r w:rsidRPr="00FC056F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63B49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Уникальный идентификатор товарной партии в справочнике ГС</w:t>
            </w:r>
          </w:p>
        </w:tc>
      </w:tr>
      <w:tr w:rsidR="00091F84" w:rsidRPr="00FC056F" w14:paraId="5AD02CD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7BB1F2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name</w:t>
            </w:r>
            <w:proofErr w:type="spellEnd"/>
            <w:r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66777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02E9CE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FC056F">
              <w:t>Наименование партии</w:t>
            </w:r>
          </w:p>
        </w:tc>
      </w:tr>
      <w:tr w:rsidR="00091F84" w:rsidRPr="00FC056F" w14:paraId="7C9FBF38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545BD6" w14:textId="7F1C439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sku</w:t>
            </w:r>
            <w:proofErr w:type="spellEnd"/>
            <w:r w:rsidRPr="00FC056F">
              <w:rPr>
                <w:lang w:val="en-US"/>
              </w:rPr>
              <w:t>I</w:t>
            </w:r>
            <w:r w:rsidRPr="00FC056F">
              <w:t>d*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5421FE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0A8F3D9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Уникальный идентификатор товара в справочнике предприятия</w:t>
            </w:r>
          </w:p>
        </w:tc>
      </w:tr>
      <w:tr w:rsidR="00091F84" w:rsidRPr="00FC056F" w14:paraId="08580ED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77BD0F" w14:textId="136C6F10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production</w:t>
            </w:r>
            <w:proofErr w:type="spellEnd"/>
            <w:r w:rsidRPr="00FC056F">
              <w:rPr>
                <w:lang w:val="en-US"/>
              </w:rPr>
              <w:t>D</w:t>
            </w:r>
            <w:proofErr w:type="spellStart"/>
            <w:r w:rsidRPr="00FC056F">
              <w:t>ate</w:t>
            </w:r>
            <w:proofErr w:type="spellEnd"/>
            <w:r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9CA9B6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278CFA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Дата производства</w:t>
            </w:r>
          </w:p>
        </w:tc>
      </w:tr>
      <w:tr w:rsidR="00091F84" w:rsidRPr="00FC056F" w14:paraId="04E0E89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3E148A" w14:textId="66E7432F" w:rsidR="00091F84" w:rsidRPr="00FC056F" w:rsidRDefault="0002082B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02082B">
              <w:t>expiration</w:t>
            </w:r>
            <w:proofErr w:type="spellEnd"/>
            <w:r w:rsidR="00091F84" w:rsidRPr="00FC056F">
              <w:rPr>
                <w:lang w:val="en-US"/>
              </w:rPr>
              <w:t>D</w:t>
            </w:r>
            <w:proofErr w:type="spellStart"/>
            <w:r w:rsidR="00091F84" w:rsidRPr="00FC056F">
              <w:t>ate</w:t>
            </w:r>
            <w:proofErr w:type="spellEnd"/>
            <w:r w:rsidR="00091F84" w:rsidRPr="00FC056F">
              <w:t>*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A6D076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97FD64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Дата «годен до:»</w:t>
            </w:r>
          </w:p>
        </w:tc>
      </w:tr>
      <w:tr w:rsidR="0002082B" w:rsidRPr="00FC056F" w14:paraId="1B61A54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46CEE1" w14:textId="0B3AD0A8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manufacturer</w:t>
            </w:r>
            <w:proofErr w:type="spellEnd"/>
            <w:r w:rsidRPr="00FC056F">
              <w:rPr>
                <w:lang w:val="en-US"/>
              </w:rPr>
              <w:t>I</w:t>
            </w:r>
            <w:r w:rsidRPr="00FC056F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7B5D2A" w14:textId="77777777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B1DC6A" w14:textId="312CD17C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</w:t>
            </w:r>
            <w:r w:rsidRPr="0002082B">
              <w:t>оставщик товара</w:t>
            </w:r>
          </w:p>
        </w:tc>
      </w:tr>
      <w:tr w:rsidR="0002082B" w:rsidRPr="00FC056F" w14:paraId="45A8103B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0E554F" w14:textId="0BE2368E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vendor</w:t>
            </w:r>
            <w:proofErr w:type="spellEnd"/>
            <w:r w:rsidRPr="00FC056F">
              <w:rPr>
                <w:lang w:val="en-US"/>
              </w:rPr>
              <w:t>B</w:t>
            </w:r>
            <w:proofErr w:type="spellStart"/>
            <w:r w:rsidRPr="00FC056F">
              <w:t>atch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EB7A3D" w14:textId="77777777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Varchar2(128)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BD3507" w14:textId="3EE9E1FA" w:rsidR="0002082B" w:rsidRPr="00FC056F" w:rsidRDefault="0002082B" w:rsidP="0002082B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 xml:space="preserve">Партия </w:t>
            </w:r>
            <w:r>
              <w:t>производителя</w:t>
            </w:r>
          </w:p>
        </w:tc>
      </w:tr>
      <w:tr w:rsidR="00091F84" w:rsidRPr="00FC056F" w14:paraId="21C0E866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6789FB" w14:textId="60053082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status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2538BA" w14:textId="149DDCB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Char</w:t>
            </w:r>
            <w:proofErr w:type="spellEnd"/>
            <w:r w:rsidRPr="00FC056F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6672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Статус товарной партии</w:t>
            </w:r>
            <w:r w:rsidR="00CF765A">
              <w:t>. Возможные значения:</w:t>
            </w:r>
          </w:p>
          <w:p w14:paraId="01F0B74A" w14:textId="7D80FB3A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«G» </w:t>
            </w:r>
            <w:r>
              <w:t xml:space="preserve">– </w:t>
            </w:r>
            <w:r w:rsidRPr="00CF765A">
              <w:t>Годен</w:t>
            </w:r>
            <w:r>
              <w:t xml:space="preserve">; </w:t>
            </w:r>
          </w:p>
          <w:p w14:paraId="63BD0BCC" w14:textId="3075B223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>«Q»</w:t>
            </w:r>
            <w:r>
              <w:t xml:space="preserve"> –</w:t>
            </w:r>
            <w:r w:rsidRPr="00CF765A">
              <w:t xml:space="preserve"> Карантин</w:t>
            </w:r>
            <w:r>
              <w:t>;</w:t>
            </w:r>
          </w:p>
          <w:p w14:paraId="755E1C60" w14:textId="5F5C9027" w:rsidR="00CF765A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«R» </w:t>
            </w:r>
            <w:r>
              <w:t>–</w:t>
            </w:r>
            <w:r w:rsidRPr="00CF765A">
              <w:t xml:space="preserve"> Брак</w:t>
            </w:r>
            <w:r w:rsidRPr="0022595D">
              <w:t>.</w:t>
            </w:r>
          </w:p>
          <w:p w14:paraId="79FE098A" w14:textId="4BFE57A4" w:rsidR="00CF765A" w:rsidRPr="00CF765A" w:rsidRDefault="00CF765A" w:rsidP="00CF765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</w:rPr>
            </w:pPr>
            <w:r w:rsidRPr="00CF765A">
              <w:rPr>
                <w:i/>
                <w:iCs/>
              </w:rPr>
              <w:t>Значение по умолчанию «</w:t>
            </w:r>
            <w:r w:rsidRPr="00CF765A">
              <w:rPr>
                <w:i/>
                <w:iCs/>
                <w:lang w:val="en-US"/>
              </w:rPr>
              <w:t>G</w:t>
            </w:r>
            <w:r w:rsidRPr="00CF765A">
              <w:rPr>
                <w:i/>
                <w:iCs/>
              </w:rPr>
              <w:t>».</w:t>
            </w:r>
          </w:p>
        </w:tc>
      </w:tr>
      <w:tr w:rsidR="00091F84" w:rsidRPr="00FC056F" w14:paraId="1A21A0A5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83743C" w14:textId="298A01DD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C056F">
              <w:rPr>
                <w:lang w:val="en-US"/>
              </w:rPr>
              <w:t>regExciseFlag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0F029A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FC056F">
              <w:t>Char</w:t>
            </w:r>
            <w:proofErr w:type="spellEnd"/>
            <w:r w:rsidRPr="00FC056F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E3C1DD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t>Флаг необходимости учета марок</w:t>
            </w:r>
          </w:p>
          <w:p w14:paraId="7390EEAF" w14:textId="77777777" w:rsidR="00091F84" w:rsidRPr="00FC056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FC056F">
              <w:rPr>
                <w:i/>
              </w:rPr>
              <w:t>Значение по умолчанию: “</w:t>
            </w:r>
            <w:r w:rsidRPr="00FC056F">
              <w:rPr>
                <w:i/>
                <w:lang w:val="en-US"/>
              </w:rPr>
              <w:t>f</w:t>
            </w:r>
            <w:r w:rsidRPr="00FC056F">
              <w:rPr>
                <w:i/>
              </w:rPr>
              <w:t xml:space="preserve">” </w:t>
            </w:r>
          </w:p>
        </w:tc>
      </w:tr>
    </w:tbl>
    <w:p w14:paraId="150E2EDF" w14:textId="1A36A326" w:rsidR="006F7F53" w:rsidRPr="00FC056F" w:rsidRDefault="006F7F53" w:rsidP="00623BD5">
      <w:pPr>
        <w:spacing w:after="0"/>
        <w:ind w:firstLine="567"/>
      </w:pPr>
    </w:p>
    <w:p w14:paraId="3D1DB887" w14:textId="383CF713" w:rsidR="006F7F53" w:rsidRPr="00FC056F" w:rsidRDefault="006F7F53" w:rsidP="00623BD5">
      <w:pPr>
        <w:spacing w:after="0"/>
        <w:ind w:firstLine="567"/>
        <w:rPr>
          <w:lang w:val="en-US"/>
        </w:rPr>
      </w:pPr>
      <w:r w:rsidRPr="00FC056F">
        <w:t>Пример</w:t>
      </w:r>
      <w:r w:rsidRPr="00FC056F">
        <w:rPr>
          <w:lang w:val="en-US"/>
        </w:rPr>
        <w:t>:</w:t>
      </w:r>
    </w:p>
    <w:p w14:paraId="65966214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553D7B7F" w14:textId="05C9E330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"Batch": {</w:t>
      </w:r>
    </w:p>
    <w:p w14:paraId="32B795FF" w14:textId="19ED7D5E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="00091F84" w:rsidRPr="00091F84">
        <w:rPr>
          <w:i/>
          <w:iCs/>
          <w:sz w:val="20"/>
          <w:szCs w:val="20"/>
          <w:lang w:val="en-US"/>
        </w:rPr>
        <w:t>messageId</w:t>
      </w:r>
      <w:proofErr w:type="spellEnd"/>
      <w:r w:rsidRPr="009B2DC7">
        <w:rPr>
          <w:i/>
          <w:iCs/>
          <w:sz w:val="20"/>
          <w:szCs w:val="20"/>
          <w:lang w:val="en-US"/>
        </w:rPr>
        <w:t>": "117432166",</w:t>
      </w:r>
    </w:p>
    <w:p w14:paraId="48022FD4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  <w:t>"id": "26D65444-A8C5-11EF-859B-509A4CAF7E09",</w:t>
      </w:r>
    </w:p>
    <w:p w14:paraId="16F1A9D7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"name": "26D65444-A8C5-11EF-859B-509A4CAF7E09",</w:t>
      </w:r>
    </w:p>
    <w:p w14:paraId="500D5E11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"c5d3ffea-befe-11e7-815a-005056827059",</w:t>
      </w:r>
    </w:p>
    <w:p w14:paraId="2BDE9E86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productionDate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674472F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realizationDate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"22-11-2027 00:00",</w:t>
      </w:r>
    </w:p>
    <w:p w14:paraId="05DB9B03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manufacturerId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54D679C3" w14:textId="77777777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vendorBatch</w:t>
      </w:r>
      <w:proofErr w:type="spellEnd"/>
      <w:r w:rsidRPr="009B2DC7">
        <w:rPr>
          <w:i/>
          <w:iCs/>
          <w:sz w:val="20"/>
          <w:szCs w:val="20"/>
          <w:lang w:val="en-US"/>
        </w:rPr>
        <w:t>": "1127 0722",</w:t>
      </w:r>
    </w:p>
    <w:p w14:paraId="430A061B" w14:textId="51B661AC" w:rsidR="006F7F53" w:rsidRPr="009B2DC7" w:rsidRDefault="006F7F53" w:rsidP="006F7F53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"B"</w:t>
      </w:r>
    </w:p>
    <w:p w14:paraId="5CCDF6F3" w14:textId="0CF3EC38" w:rsidR="0043521B" w:rsidRPr="008543E8" w:rsidRDefault="0043521B" w:rsidP="006F7F53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 xml:space="preserve">              </w:t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regExciseFlag</w:t>
      </w:r>
      <w:proofErr w:type="spellEnd"/>
      <w:r w:rsidRPr="008543E8">
        <w:rPr>
          <w:i/>
          <w:iCs/>
          <w:sz w:val="20"/>
          <w:szCs w:val="20"/>
        </w:rPr>
        <w:t>": "f"</w:t>
      </w:r>
    </w:p>
    <w:p w14:paraId="72991299" w14:textId="77777777" w:rsidR="006F7F53" w:rsidRPr="008543E8" w:rsidRDefault="006F7F53" w:rsidP="006F7F53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49ABA86" w14:textId="3286BDBE" w:rsidR="006F7F53" w:rsidRPr="008543E8" w:rsidRDefault="006F7F53" w:rsidP="006F7F53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7629EB13" w14:textId="77777777" w:rsidR="006F7F53" w:rsidRDefault="006F7F53" w:rsidP="006F7F53">
      <w:pPr>
        <w:spacing w:after="0"/>
        <w:ind w:firstLine="567"/>
      </w:pPr>
    </w:p>
    <w:p w14:paraId="511AB3ED" w14:textId="77777777" w:rsidR="00623BD5" w:rsidRPr="00CF5234" w:rsidRDefault="00623BD5" w:rsidP="00DF2677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064F8A16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56" w:name="_Ref189837818"/>
      <w:bookmarkStart w:id="157" w:name="_Toc215488172"/>
      <w:bookmarkStart w:id="158" w:name="_Hlk214889630"/>
      <w:r w:rsidRPr="00124DD6">
        <w:rPr>
          <w:rFonts w:ascii="Arial" w:hAnsi="Arial"/>
          <w:bCs/>
          <w:sz w:val="32"/>
          <w:szCs w:val="32"/>
          <w:lang w:val="x-none"/>
        </w:rPr>
        <w:t>Уведомление о поставке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56"/>
      <w:bookmarkEnd w:id="157"/>
    </w:p>
    <w:bookmarkEnd w:id="158"/>
    <w:p w14:paraId="34712DC2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Передается по событию ввода (корректировки) в ГС документов, являющихся основаниями для прихода возвратов на склад. Изменения принимаются для УП, не запущенных в работу. В остальных статусах изменения игнорируются, пакет получает статус “Обработан с ошибкой”. </w:t>
      </w:r>
    </w:p>
    <w:p w14:paraId="51E1773A" w14:textId="3C3BB27B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12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«Ожидаемая поставка»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</w:rPr>
        <w:t>&gt;</w:t>
      </w:r>
    </w:p>
    <w:tbl>
      <w:tblPr>
        <w:tblStyle w:val="300"/>
        <w:tblW w:w="907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956"/>
        <w:gridCol w:w="1872"/>
        <w:gridCol w:w="5244"/>
      </w:tblGrid>
      <w:tr w:rsidR="000976BC" w14:paraId="64FE5DF6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1A7D678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DB90B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4C5FA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27C739E3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3C3B9D" w14:textId="643F3DD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159" w:name="_Hlk190362955"/>
            <w:proofErr w:type="spellStart"/>
            <w:r w:rsidRPr="00A925EF">
              <w:t>messageId</w:t>
            </w:r>
            <w:bookmarkEnd w:id="159"/>
            <w:proofErr w:type="spellEnd"/>
            <w:r w:rsidRPr="00A925EF"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C7C78F" w14:textId="124EB9D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3F8467" w14:textId="2832DC5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925EF">
              <w:t>Уникальный идентификатор сообщения ГС</w:t>
            </w:r>
          </w:p>
        </w:tc>
      </w:tr>
      <w:tr w:rsidR="00091F84" w14:paraId="64CE9886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678D79" w14:textId="1817869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inc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AB0C09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98E2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color w:val="000000"/>
              </w:rPr>
              <w:t>Он может совпадать с номером документа, может не совпадать. Скорее служит для машины, а не для человека.</w:t>
            </w:r>
          </w:p>
        </w:tc>
      </w:tr>
      <w:tr w:rsidR="00967C8E" w14:paraId="1C9837F7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7A0AC" w14:textId="56745CE5" w:rsidR="00967C8E" w:rsidRP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ProductionLineId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0BBCF4" w14:textId="0836C794" w:rsid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B5CA7A5" w14:textId="1065E750" w:rsidR="00967C8E" w:rsidRDefault="00967C8E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производственной линии в справочнике предприятия</w:t>
            </w:r>
          </w:p>
        </w:tc>
      </w:tr>
      <w:tr w:rsidR="00091F84" w14:paraId="61549C4A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BE3547" w14:textId="693FF02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displayName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0ED48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FB78C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в ГС.</w:t>
            </w:r>
            <w:r>
              <w:rPr>
                <w:b/>
                <w:color w:val="FF0000"/>
              </w:rPr>
              <w:t xml:space="preserve"> </w:t>
            </w:r>
            <w:r>
              <w:rPr>
                <w:color w:val="000000"/>
              </w:rPr>
              <w:t>Это именно номер накладной, в первичном документе.</w:t>
            </w:r>
          </w:p>
        </w:tc>
      </w:tr>
      <w:tr w:rsidR="00091F84" w14:paraId="2B3E21E8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FCBFB8" w14:textId="362F8A5F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539A7C" w14:textId="77777777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E5A5A11" w14:textId="77777777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46E05">
              <w:rPr>
                <w:color w:val="000000"/>
              </w:rPr>
              <w:t>Физический склад приемки. Идентификатор из справочника складов.</w:t>
            </w:r>
          </w:p>
        </w:tc>
      </w:tr>
      <w:tr w:rsidR="00091F84" w14:paraId="1AE8BB9B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AB56BD" w14:textId="6B45708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t>p</w:t>
            </w:r>
            <w:proofErr w:type="spellStart"/>
            <w:r>
              <w:rPr>
                <w:lang w:val="en-US"/>
              </w:rPr>
              <w:t>riority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2B7D89" w14:textId="61FB4BE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9BBAC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 xml:space="preserve">Приоритет приема (справочный параметр для менеджера приемки). </w:t>
            </w:r>
          </w:p>
          <w:p w14:paraId="4D7BA153" w14:textId="715A3B2A" w:rsidR="00091F84" w:rsidRPr="00946E05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lastRenderedPageBreak/>
              <w:t>Значение по умолчанию: 10</w:t>
            </w:r>
          </w:p>
        </w:tc>
      </w:tr>
      <w:tr w:rsidR="00091F84" w14:paraId="2AEDA05C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A7920F" w14:textId="1FE0E8AE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lastRenderedPageBreak/>
              <w:t>supplier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9AF59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CC2E7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поставщика в справочнике предприятия. </w:t>
            </w:r>
          </w:p>
          <w:p w14:paraId="371E92A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091F84" w14:paraId="5EC0D549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2DB505" w14:textId="64206BE0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868B9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A5BC40" w14:textId="13CB05F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  <w:p w14:paraId="1633DD6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091F84" w14:paraId="2AEB8BFA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C345C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C59EC7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D08784" w14:textId="4357AE59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bookmarkStart w:id="160" w:name="_2dlolyb" w:colFirst="0" w:colLast="0"/>
            <w:bookmarkEnd w:id="160"/>
            <w:r>
              <w:rPr>
                <w:color w:val="000000"/>
              </w:rPr>
              <w:t xml:space="preserve">Тип документа см. </w:t>
            </w:r>
            <w:r>
              <w:rPr>
                <w:color w:val="000000"/>
              </w:rPr>
              <w:fldChar w:fldCharType="begin"/>
            </w:r>
            <w:r>
              <w:rPr>
                <w:color w:val="000000"/>
              </w:rPr>
              <w:instrText xml:space="preserve"> REF _Ref28181364 \n \h </w:instrText>
            </w:r>
            <w:r>
              <w:rPr>
                <w:color w:val="000000"/>
              </w:rPr>
            </w:r>
            <w:r>
              <w:rPr>
                <w:color w:val="000000"/>
              </w:rPr>
              <w:fldChar w:fldCharType="separate"/>
            </w:r>
            <w:r>
              <w:rPr>
                <w:color w:val="000000"/>
              </w:rPr>
              <w:t xml:space="preserve">2.3.7.1 </w:t>
            </w:r>
            <w:r>
              <w:rPr>
                <w:color w:val="000000"/>
              </w:rPr>
              <w:fldChar w:fldCharType="end"/>
            </w:r>
          </w:p>
        </w:tc>
      </w:tr>
      <w:tr w:rsidR="00091F84" w14:paraId="2CF191CF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65B210" w14:textId="058551B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dateToShip</w:t>
            </w:r>
            <w:proofErr w:type="spellEnd"/>
            <w:r>
              <w:t>*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6CEB2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685FAC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Ожидаемая дата прихода</w:t>
            </w:r>
          </w:p>
        </w:tc>
      </w:tr>
      <w:tr w:rsidR="00091F84" w14:paraId="24C5B401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A739A1" w14:textId="144A357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responsible</w:t>
            </w:r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5AB1F4" w14:textId="7DF2F2DE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Varchar2 (255)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5C3584" w14:textId="77777777" w:rsidR="00091F84" w:rsidRDefault="00091F84" w:rsidP="00091F84">
            <w:pPr>
              <w:snapToGrid w:val="0"/>
              <w:spacing w:after="0"/>
              <w:jc w:val="left"/>
            </w:pPr>
            <w:r>
              <w:t>Фамилия ответственного менеджера</w:t>
            </w:r>
          </w:p>
          <w:p w14:paraId="236996AA" w14:textId="287E075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6FB36391" w14:textId="77777777" w:rsidTr="00B179E1">
        <w:tc>
          <w:tcPr>
            <w:tcW w:w="195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7387E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87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32146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24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54622BE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  <w:p w14:paraId="3EAF8CA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41208724" w14:textId="77777777" w:rsidR="00282295" w:rsidRDefault="00282295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</w:p>
    <w:p w14:paraId="4FFF9268" w14:textId="4D552519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13</w:t>
      </w:r>
      <w:r w:rsidRPr="0047329D">
        <w:rPr>
          <w:iCs/>
          <w:lang w:val="en-US"/>
        </w:rPr>
        <w:fldChar w:fldCharType="end"/>
      </w:r>
      <w:r>
        <w:rPr>
          <w:color w:val="000000"/>
        </w:rPr>
        <w:t xml:space="preserve"> Атрибуты тэга «Детали ожидаемой поставки» 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>
        <w:rPr>
          <w:color w:val="000000"/>
        </w:rPr>
        <w:t>&gt;</w:t>
      </w:r>
    </w:p>
    <w:tbl>
      <w:tblPr>
        <w:tblStyle w:val="29"/>
        <w:tblW w:w="94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62"/>
        <w:gridCol w:w="1786"/>
        <w:gridCol w:w="5793"/>
      </w:tblGrid>
      <w:tr w:rsidR="000976BC" w14:paraId="38B1079D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A08CCE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467954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A951B9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76BC" w14:paraId="64D4E481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7DF0F7" w14:textId="1FA61FED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i</w:t>
            </w:r>
            <w:r>
              <w:t>nc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923941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0AB407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</w:t>
            </w:r>
          </w:p>
        </w:tc>
      </w:tr>
      <w:tr w:rsidR="000976BC" w14:paraId="13051B5E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4F0972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12A396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9CA5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документа. Не должен меняться у нижестоящих строк при удалении вышестоящей строки</w:t>
            </w:r>
          </w:p>
        </w:tc>
      </w:tr>
      <w:tr w:rsidR="000976BC" w14:paraId="61C3BD40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F7A6DC" w14:textId="24A3EC57" w:rsidR="000976BC" w:rsidRDefault="00D853B6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s</w:t>
            </w:r>
            <w:proofErr w:type="spellStart"/>
            <w:r>
              <w:t>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  <w:r>
              <w:rPr>
                <w:lang w:val="en-US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C92B3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8C19B9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0976BC" w14:paraId="24FB69E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40216F" w14:textId="505C5B56" w:rsidR="000976BC" w:rsidRDefault="00D853B6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4F695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1898D37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 (всем принимаемым грузам будет присваиваться данный владелец)</w:t>
            </w:r>
          </w:p>
        </w:tc>
      </w:tr>
      <w:tr w:rsidR="000976BC" w14:paraId="39F80E7A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ED8D14" w14:textId="77777777" w:rsidR="000976BC" w:rsidRPr="004E6EC8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batch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4A007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01E5D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партия или серия. </w:t>
            </w:r>
          </w:p>
          <w:p w14:paraId="24DC7EC5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“-”</w:t>
            </w:r>
          </w:p>
        </w:tc>
      </w:tr>
      <w:tr w:rsidR="000976BC" w14:paraId="7FB9218F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504006" w14:textId="25972AD5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612934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B520FD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8BF58A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612934" w14:paraId="015A8F4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791F68" w14:textId="6D7215F2" w:rsidR="00612934" w:rsidRPr="00612934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realizationDate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B6B398" w14:textId="296DB11F" w:rsidR="00612934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14ADC1" w14:textId="0917CDDE" w:rsidR="00612934" w:rsidRPr="005A3231" w:rsidRDefault="00612934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0976BC" w14:paraId="7376E95C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4966CD" w14:textId="61530DC4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manufacturer</w:t>
            </w:r>
            <w:proofErr w:type="spellEnd"/>
            <w:r w:rsidR="00612934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F9D06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BD5BC8" w14:textId="6949170F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производителя в справочнике предприятия. </w:t>
            </w:r>
          </w:p>
        </w:tc>
      </w:tr>
      <w:tr w:rsidR="000976BC" w14:paraId="36BB4004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E3693B" w14:textId="39B7B474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rPr>
                <w:lang w:val="en-US"/>
              </w:rPr>
              <w:t>pack</w:t>
            </w:r>
            <w:r w:rsidR="00D853B6" w:rsidRPr="007453EE">
              <w:rPr>
                <w:lang w:val="en-US"/>
              </w:rPr>
              <w:t>I</w:t>
            </w:r>
            <w:r w:rsidRPr="007453EE">
              <w:rPr>
                <w:lang w:val="en-US"/>
              </w:rPr>
              <w:t>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48CB2F" w14:textId="77777777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A7A03E" w14:textId="77777777" w:rsidR="000976BC" w:rsidRPr="007453EE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Ожидаемая упаковка</w:t>
            </w:r>
          </w:p>
        </w:tc>
      </w:tr>
      <w:tr w:rsidR="000976BC" w14:paraId="1967BE39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93BCF5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6C4E53C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9B0DA8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6E6E23" w14:paraId="7EA8975D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6175FC" w14:textId="364DE74D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uom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F82979" w14:textId="65AF4239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8C68F7" w14:textId="77777777" w:rsidR="006E6E23" w:rsidRDefault="006E6E23" w:rsidP="006E6E23">
            <w:pPr>
              <w:snapToGrid w:val="0"/>
              <w:spacing w:after="0"/>
              <w:jc w:val="left"/>
            </w:pPr>
            <w:r>
              <w:t>Единица измерения товара из справочника Единиц измерения (идентификатор единицы измерения в ГС).</w:t>
            </w:r>
          </w:p>
          <w:p w14:paraId="575BFA92" w14:textId="18A3808F" w:rsidR="006E6E23" w:rsidRDefault="006E6E23" w:rsidP="006E6E2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0 («Не задано»)</w:t>
            </w:r>
          </w:p>
        </w:tc>
      </w:tr>
      <w:tr w:rsidR="000976BC" w14:paraId="67A4DA1A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189A83" w14:textId="77777777" w:rsidR="000976BC" w:rsidRPr="002541B2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marker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EC71A0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53CD3" w14:textId="77777777" w:rsidR="00D853B6" w:rsidRDefault="00D853B6" w:rsidP="00D853B6">
            <w:pPr>
              <w:snapToGrid w:val="0"/>
              <w:spacing w:after="0"/>
              <w:jc w:val="left"/>
            </w:pPr>
            <w:r>
              <w:t xml:space="preserve">Маркер строки УП.  </w:t>
            </w:r>
          </w:p>
          <w:p w14:paraId="0FB9D81F" w14:textId="33BB17FC" w:rsidR="000976BC" w:rsidRPr="002541B2" w:rsidRDefault="00D853B6" w:rsidP="00D853B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“-”</w:t>
            </w:r>
          </w:p>
        </w:tc>
      </w:tr>
      <w:tr w:rsidR="000976BC" w14:paraId="11A0AB49" w14:textId="77777777" w:rsidTr="00B179E1">
        <w:tc>
          <w:tcPr>
            <w:tcW w:w="186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50042B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BCAE9A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7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320A4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Комментарии к документу </w:t>
            </w:r>
          </w:p>
          <w:p w14:paraId="7887ED1F" w14:textId="77777777" w:rsidR="000976BC" w:rsidRDefault="000976BC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513EC269" w14:textId="77777777" w:rsidR="0025665C" w:rsidRDefault="0025665C" w:rsidP="000976BC">
      <w:pPr>
        <w:spacing w:before="240" w:after="120"/>
        <w:ind w:firstLine="567"/>
        <w:rPr>
          <w:iCs/>
        </w:rPr>
      </w:pPr>
    </w:p>
    <w:p w14:paraId="13A58085" w14:textId="1C4900FF" w:rsidR="0025665C" w:rsidRDefault="0025665C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color w:val="000000"/>
          <w:szCs w:val="28"/>
        </w:rPr>
      </w:pPr>
      <w:bookmarkStart w:id="161" w:name="_Toc215488173"/>
      <w:r w:rsidRPr="0025665C">
        <w:rPr>
          <w:rFonts w:ascii="Arial" w:hAnsi="Arial"/>
          <w:bCs/>
          <w:color w:val="000000"/>
          <w:szCs w:val="28"/>
        </w:rPr>
        <w:t>Получение информации об ожидаемых к приему ЛЕ и марок</w:t>
      </w:r>
      <w:bookmarkEnd w:id="161"/>
    </w:p>
    <w:p w14:paraId="391A8B8A" w14:textId="5C72AA84" w:rsidR="0025665C" w:rsidRDefault="0025665C" w:rsidP="0025665C">
      <w:pPr>
        <w:spacing w:before="120" w:after="0"/>
        <w:ind w:firstLine="567"/>
      </w:pPr>
      <w:r w:rsidRPr="0025665C">
        <w:rPr>
          <w:color w:val="000000"/>
        </w:rPr>
        <w:t xml:space="preserve">Вместе с ДОП из ГС может </w:t>
      </w:r>
      <w:r>
        <w:rPr>
          <w:color w:val="000000"/>
        </w:rPr>
        <w:t>быть получен</w:t>
      </w:r>
      <w:r w:rsidRPr="0025665C">
        <w:rPr>
          <w:color w:val="000000"/>
        </w:rPr>
        <w:t xml:space="preserve"> «план приема» маркированного товара, в рамках которого преда</w:t>
      </w:r>
      <w:r>
        <w:rPr>
          <w:color w:val="000000"/>
        </w:rPr>
        <w:t>е</w:t>
      </w:r>
      <w:r w:rsidRPr="0025665C">
        <w:rPr>
          <w:color w:val="000000"/>
        </w:rPr>
        <w:t>тся структура ожидаемых к приему логистических единиц (ЛЕ)</w:t>
      </w:r>
      <w:r>
        <w:rPr>
          <w:color w:val="000000"/>
        </w:rPr>
        <w:t xml:space="preserve"> и вложенных в них марок (для штучного склада). </w:t>
      </w:r>
      <w:r>
        <w:rPr>
          <w:iCs/>
        </w:rPr>
        <w:t xml:space="preserve">Передается в рамках тэга </w:t>
      </w:r>
      <w:r w:rsidRPr="00D17DAF">
        <w:rPr>
          <w:iCs/>
        </w:rPr>
        <w:t>&lt;</w:t>
      </w:r>
      <w:proofErr w:type="spellStart"/>
      <w:r>
        <w:rPr>
          <w:color w:val="000000"/>
        </w:rPr>
        <w:t>incoming</w:t>
      </w:r>
      <w:proofErr w:type="spellEnd"/>
      <w:r>
        <w:rPr>
          <w:color w:val="000000"/>
          <w:lang w:val="en-US"/>
        </w:rPr>
        <w:t>D</w:t>
      </w:r>
      <w:proofErr w:type="spellStart"/>
      <w:r>
        <w:rPr>
          <w:color w:val="000000"/>
        </w:rPr>
        <w:t>etail</w:t>
      </w:r>
      <w:proofErr w:type="spellEnd"/>
      <w:r w:rsidRPr="00D17DAF">
        <w:rPr>
          <w:color w:val="000000"/>
        </w:rPr>
        <w:t>&gt;</w:t>
      </w:r>
      <w:r>
        <w:rPr>
          <w:iCs/>
        </w:rPr>
        <w:t>.</w:t>
      </w:r>
    </w:p>
    <w:p w14:paraId="5BD7CE15" w14:textId="25D07F7F" w:rsidR="000976BC" w:rsidRDefault="000976BC" w:rsidP="000976BC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14</w:t>
      </w:r>
      <w:r>
        <w:rPr>
          <w:iCs/>
        </w:rPr>
        <w:fldChar w:fldCharType="end"/>
      </w:r>
      <w:r>
        <w:rPr>
          <w:iCs/>
        </w:rPr>
        <w:t>. Атрибуты тэга «Структура ЛЕ» &lt;</w:t>
      </w:r>
      <w:proofErr w:type="spellStart"/>
      <w:r>
        <w:rPr>
          <w:iCs/>
          <w:lang w:val="en-US"/>
        </w:rPr>
        <w:t>incoming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6"/>
        <w:gridCol w:w="1796"/>
        <w:gridCol w:w="5843"/>
      </w:tblGrid>
      <w:tr w:rsidR="000976BC" w14:paraId="074BA809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109EF2C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52921E7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606A097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976BC" w14:paraId="7B63D7A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C7A1950" w14:textId="4E239030" w:rsidR="000976BC" w:rsidRDefault="00F85EB8" w:rsidP="00B179E1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 w:rsidRPr="00801DC4">
              <w:rPr>
                <w:color w:val="000000"/>
                <w:lang w:val="en-US"/>
              </w:rPr>
              <w:t>incId</w:t>
            </w:r>
            <w:proofErr w:type="spellEnd"/>
            <w:r>
              <w:t xml:space="preserve"> </w:t>
            </w:r>
            <w:r w:rsidR="000976BC"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32A0D2B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F48153F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Номер документа основания. Внешний ключ на запись в заголовке</w:t>
            </w:r>
          </w:p>
        </w:tc>
      </w:tr>
      <w:tr w:rsidR="000976BC" w14:paraId="4B46B2C1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54B2E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C60195E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DB9EFA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Тип ЛЕ:</w:t>
            </w:r>
          </w:p>
          <w:p w14:paraId="412AF471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“2” – коробка</w:t>
            </w:r>
          </w:p>
          <w:p w14:paraId="27F05DAE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“3” – паллета</w:t>
            </w:r>
          </w:p>
        </w:tc>
      </w:tr>
      <w:tr w:rsidR="000976BC" w14:paraId="64CC05F2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446815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lastRenderedPageBreak/>
              <w:t>sscc</w:t>
            </w:r>
            <w:proofErr w:type="spellEnd"/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559E2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462290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>код ЛЕ</w:t>
            </w:r>
          </w:p>
        </w:tc>
      </w:tr>
      <w:tr w:rsidR="000976BC" w14:paraId="65121567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20CF50D" w14:textId="14F65696" w:rsidR="000976BC" w:rsidRDefault="00F85EB8" w:rsidP="00B179E1">
            <w:pPr>
              <w:snapToGrid w:val="0"/>
              <w:spacing w:after="0"/>
              <w:jc w:val="left"/>
            </w:pPr>
            <w:proofErr w:type="spellStart"/>
            <w:r w:rsidRPr="00F85EB8">
              <w:rPr>
                <w:lang w:val="en-US"/>
              </w:rPr>
              <w:t>parentSscc</w:t>
            </w:r>
            <w:proofErr w:type="spellEnd"/>
            <w:r w:rsidR="000976BC"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621A8EC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45A3E3B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ЛЕ. Если у ЛЕ нет родительской </w:t>
            </w:r>
            <w:r>
              <w:rPr>
                <w:lang w:val="en-US"/>
              </w:rPr>
              <w:t>SSCC</w:t>
            </w:r>
            <w:r>
              <w:t>, то указывается пустое значение</w:t>
            </w:r>
          </w:p>
        </w:tc>
      </w:tr>
      <w:tr w:rsidR="000976BC" w14:paraId="60346D0D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1CC0490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code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AD7AA42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AB6453" w14:textId="77777777" w:rsidR="000976BC" w:rsidRDefault="000976BC" w:rsidP="00B179E1">
            <w:pPr>
              <w:snapToGrid w:val="0"/>
              <w:spacing w:after="0"/>
              <w:jc w:val="left"/>
            </w:pPr>
            <w:r w:rsidRPr="004D7B5C">
              <w:rPr>
                <w:rFonts w:cstheme="minorHAnsi"/>
              </w:rPr>
              <w:t>Код транспортной упаковки (палета или короб)</w:t>
            </w:r>
          </w:p>
        </w:tc>
      </w:tr>
      <w:tr w:rsidR="000976BC" w14:paraId="3C0541B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5648836B" w14:textId="00AF0AC2" w:rsidR="000976BC" w:rsidRDefault="00F85EB8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F85EB8">
              <w:rPr>
                <w:color w:val="000000"/>
              </w:rPr>
              <w:t>skuId</w:t>
            </w:r>
            <w:proofErr w:type="spellEnd"/>
            <w:r w:rsidR="000976BC">
              <w:rPr>
                <w:color w:val="000000"/>
              </w:rP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E69369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B2006E" w14:textId="77777777" w:rsidR="000976BC" w:rsidRDefault="000976BC" w:rsidP="00B179E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  <w:p w14:paraId="35C75B45" w14:textId="77777777" w:rsidR="000976BC" w:rsidRPr="004D7B5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Имеет пустое значение если ЛЕ является контейнером (дочерние ЛЕ/марки относятся к разным товарам)</w:t>
            </w:r>
          </w:p>
        </w:tc>
      </w:tr>
      <w:tr w:rsidR="000976BC" w14:paraId="69BFA97A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0B675DA" w14:textId="7BD71B13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</w:t>
            </w:r>
            <w:r w:rsidR="00F85EB8">
              <w:rPr>
                <w:lang w:val="en-US"/>
              </w:rPr>
              <w:t>O</w:t>
            </w:r>
            <w:r>
              <w:rPr>
                <w:lang w:val="en-US"/>
              </w:rPr>
              <w:t>wner</w:t>
            </w:r>
            <w:proofErr w:type="spellEnd"/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62D3EF67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7943FFF" w14:textId="77777777" w:rsidR="000976B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Признак, показывающий, находится ли</w:t>
            </w:r>
            <w:r w:rsidRPr="004F7237">
              <w:rPr>
                <w:rFonts w:cstheme="minorHAnsi"/>
              </w:rPr>
              <w:t xml:space="preserve"> </w:t>
            </w:r>
            <w:r>
              <w:rPr>
                <w:rFonts w:cstheme="minorHAnsi"/>
              </w:rPr>
              <w:t>ЛЕ в собственности у компании, производящей операцию с ЛЕ:</w:t>
            </w:r>
          </w:p>
          <w:p w14:paraId="0D6803F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Y</w:t>
            </w:r>
            <w:r>
              <w:t>” – в собственности;</w:t>
            </w:r>
          </w:p>
          <w:p w14:paraId="6A6CC49D" w14:textId="77777777" w:rsidR="000976BC" w:rsidRPr="004D7B5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t xml:space="preserve">    “</w:t>
            </w:r>
            <w:r>
              <w:rPr>
                <w:lang w:val="en-US"/>
              </w:rPr>
              <w:t>N</w:t>
            </w:r>
            <w:r>
              <w:t>” – не в собственности.</w:t>
            </w:r>
          </w:p>
        </w:tc>
      </w:tr>
      <w:tr w:rsidR="000976BC" w14:paraId="22CF3FB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78D5A37B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6ED90AF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D44BBC" w14:textId="77777777" w:rsidR="000976BC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Статус «Честный знак»:</w:t>
            </w:r>
          </w:p>
          <w:p w14:paraId="356A540C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A</w:t>
            </w:r>
            <w:r>
              <w:t>” – «Эмитирован»;</w:t>
            </w:r>
          </w:p>
          <w:p w14:paraId="4B2727A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B</w:t>
            </w:r>
            <w:r>
              <w:t>” – «Нанесен».</w:t>
            </w:r>
          </w:p>
          <w:p w14:paraId="3828FC99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>
              <w:rPr>
                <w:lang w:val="en-US"/>
              </w:rPr>
              <w:t>C</w:t>
            </w:r>
            <w:r>
              <w:t>” – «Введен в оборот»;</w:t>
            </w:r>
          </w:p>
          <w:p w14:paraId="176F45A3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t xml:space="preserve">    “</w:t>
            </w:r>
            <w:r>
              <w:rPr>
                <w:lang w:val="en-US"/>
              </w:rPr>
              <w:t>D</w:t>
            </w:r>
            <w:r>
              <w:t>” – «Выведен из оборота».</w:t>
            </w:r>
          </w:p>
        </w:tc>
      </w:tr>
      <w:tr w:rsidR="000976BC" w14:paraId="6697693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03CBACCB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 w:rsidRPr="004B65C3">
              <w:rPr>
                <w:lang w:val="en-US"/>
              </w:rPr>
              <w:t>batch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37B09767" w14:textId="77777777" w:rsidR="000976BC" w:rsidRDefault="000976BC" w:rsidP="00B179E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AD11FA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rFonts w:cstheme="minorHAnsi"/>
              </w:rPr>
            </w:pPr>
            <w:r>
              <w:rPr>
                <w:rFonts w:cstheme="minorHAnsi"/>
              </w:rPr>
              <w:t>Имя партии</w:t>
            </w:r>
          </w:p>
        </w:tc>
      </w:tr>
    </w:tbl>
    <w:p w14:paraId="59ABD15F" w14:textId="017156B3" w:rsidR="000976BC" w:rsidRDefault="000976BC" w:rsidP="000976BC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15</w:t>
      </w:r>
      <w:r>
        <w:rPr>
          <w:iCs/>
        </w:rPr>
        <w:fldChar w:fldCharType="end"/>
      </w:r>
      <w:r>
        <w:rPr>
          <w:iCs/>
        </w:rPr>
        <w:t xml:space="preserve">. Атрибуты тэга «Структура </w:t>
      </w:r>
      <w:r w:rsidR="00F85EB8">
        <w:rPr>
          <w:iCs/>
        </w:rPr>
        <w:t>марок</w:t>
      </w:r>
      <w:r>
        <w:rPr>
          <w:iCs/>
        </w:rPr>
        <w:t>» &lt;</w:t>
      </w:r>
      <w:proofErr w:type="spellStart"/>
      <w:r>
        <w:rPr>
          <w:iCs/>
          <w:lang w:val="en-US"/>
        </w:rPr>
        <w:t>incoming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u</w:t>
      </w:r>
      <w:r w:rsidR="00F85EB8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>&gt;</w:t>
      </w:r>
    </w:p>
    <w:tbl>
      <w:tblPr>
        <w:tblW w:w="931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676"/>
        <w:gridCol w:w="1796"/>
        <w:gridCol w:w="5843"/>
      </w:tblGrid>
      <w:tr w:rsidR="000976BC" w14:paraId="34B40D01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F8C0F6A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B38308C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AB38F0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976BC" w14:paraId="4153DA47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A63B394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DED3B43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0754F9" w14:textId="77777777" w:rsidR="000976BC" w:rsidRDefault="000976BC" w:rsidP="00B179E1">
            <w:pPr>
              <w:snapToGrid w:val="0"/>
              <w:spacing w:after="0"/>
              <w:jc w:val="left"/>
              <w:rPr>
                <w:b/>
              </w:rPr>
            </w:pPr>
            <w:r>
              <w:t xml:space="preserve">Уникальный код </w:t>
            </w:r>
            <w:r>
              <w:rPr>
                <w:lang w:val="en-US"/>
              </w:rPr>
              <w:t>SSCC</w:t>
            </w:r>
            <w:r>
              <w:t xml:space="preserve"> ЛЕ</w:t>
            </w:r>
          </w:p>
        </w:tc>
      </w:tr>
      <w:tr w:rsidR="000976BC" w14:paraId="69ACA4C0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8E9BF8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label</w:t>
            </w:r>
            <w:r>
              <w:t>*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A65101B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227BD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Уникальный номер акцизной марки. АМ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0976BC" w:rsidRPr="004D7B5C" w14:paraId="0045E554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F393A2F" w14:textId="2E54549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</w:t>
            </w:r>
            <w:r w:rsidR="00F85EB8">
              <w:rPr>
                <w:lang w:val="en-US"/>
              </w:rPr>
              <w:t>O</w:t>
            </w:r>
            <w:r>
              <w:rPr>
                <w:lang w:val="en-US"/>
              </w:rPr>
              <w:t>wner</w:t>
            </w:r>
            <w:proofErr w:type="spellEnd"/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179EE25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 w:rsidRPr="00534D91">
              <w:t>Char</w:t>
            </w:r>
            <w:proofErr w:type="spellEnd"/>
            <w:r w:rsidRPr="00534D91"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B1EFCF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Признак, показывающий, находится ли ЛЕ в собственности у компании, производящей операцию с ЛЕ:</w:t>
            </w:r>
          </w:p>
          <w:p w14:paraId="5E49C77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Y</w:t>
            </w:r>
            <w:r>
              <w:t>” – в собственности;</w:t>
            </w:r>
          </w:p>
          <w:p w14:paraId="4F761664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N</w:t>
            </w:r>
            <w:r>
              <w:t>” – не в собственности.</w:t>
            </w:r>
          </w:p>
        </w:tc>
      </w:tr>
      <w:tr w:rsidR="000976BC" w:rsidRPr="004B65C3" w14:paraId="0446DE7A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47B89AE" w14:textId="77777777" w:rsidR="000976BC" w:rsidRPr="004B65C3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25D9A99" w14:textId="77777777" w:rsidR="000976BC" w:rsidRDefault="000976BC" w:rsidP="00B179E1">
            <w:pPr>
              <w:snapToGrid w:val="0"/>
              <w:spacing w:after="0"/>
              <w:jc w:val="left"/>
            </w:pPr>
            <w:proofErr w:type="spellStart"/>
            <w:r w:rsidRPr="00534D91">
              <w:t>Char</w:t>
            </w:r>
            <w:proofErr w:type="spellEnd"/>
            <w:r w:rsidRPr="00534D91">
              <w:t xml:space="preserve"> (1)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C00C53E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Статус «Честный знак»:</w:t>
            </w:r>
          </w:p>
          <w:p w14:paraId="049BA987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A</w:t>
            </w:r>
            <w:r>
              <w:t>” – «Эмитирован»;</w:t>
            </w:r>
          </w:p>
          <w:p w14:paraId="62C356E4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B</w:t>
            </w:r>
            <w:r>
              <w:t>” – «Нанесен».</w:t>
            </w:r>
          </w:p>
          <w:p w14:paraId="7AE9412A" w14:textId="77777777" w:rsidR="000976BC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A</w:t>
            </w:r>
            <w:r>
              <w:t>” – «Введен в оборот»;</w:t>
            </w:r>
          </w:p>
          <w:p w14:paraId="6175EE61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 xml:space="preserve">    “</w:t>
            </w:r>
            <w:r w:rsidRPr="00534D91">
              <w:t>B</w:t>
            </w:r>
            <w:r>
              <w:t>” – «Выведен из оборота».</w:t>
            </w:r>
          </w:p>
        </w:tc>
      </w:tr>
      <w:tr w:rsidR="000976BC" w:rsidRPr="004B65C3" w14:paraId="093F2699" w14:textId="77777777" w:rsidTr="00B179E1">
        <w:tc>
          <w:tcPr>
            <w:tcW w:w="167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DD19CA1" w14:textId="77777777" w:rsidR="000976BC" w:rsidRDefault="000976BC" w:rsidP="00B179E1">
            <w:pPr>
              <w:snapToGrid w:val="0"/>
              <w:spacing w:after="0"/>
              <w:jc w:val="left"/>
              <w:rPr>
                <w:lang w:val="en-US"/>
              </w:rPr>
            </w:pPr>
            <w:r w:rsidRPr="004B65C3">
              <w:rPr>
                <w:lang w:val="en-US"/>
              </w:rPr>
              <w:t>batch</w:t>
            </w:r>
          </w:p>
        </w:tc>
        <w:tc>
          <w:tcPr>
            <w:tcW w:w="17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D7289B4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>
              <w:t>Varchar2 (</w:t>
            </w:r>
            <w:r w:rsidRPr="00534D91">
              <w:t>255</w:t>
            </w:r>
            <w:r>
              <w:t>)</w:t>
            </w:r>
          </w:p>
        </w:tc>
        <w:tc>
          <w:tcPr>
            <w:tcW w:w="5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19A798" w14:textId="77777777" w:rsidR="000976BC" w:rsidRPr="00534D91" w:rsidRDefault="000976BC" w:rsidP="00B179E1">
            <w:pPr>
              <w:snapToGrid w:val="0"/>
              <w:spacing w:after="0"/>
              <w:jc w:val="left"/>
            </w:pPr>
            <w:r w:rsidRPr="00534D91">
              <w:t>Имя партии</w:t>
            </w:r>
          </w:p>
        </w:tc>
      </w:tr>
    </w:tbl>
    <w:p w14:paraId="19B939EE" w14:textId="77777777" w:rsidR="00022FD6" w:rsidRPr="00022FD6" w:rsidRDefault="00022FD6" w:rsidP="00022FD6">
      <w:pPr>
        <w:spacing w:before="120" w:after="0"/>
        <w:ind w:firstLine="567"/>
      </w:pPr>
    </w:p>
    <w:p w14:paraId="56B86DC8" w14:textId="0F6B8065" w:rsidR="000976BC" w:rsidRDefault="000976BC" w:rsidP="000976BC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color w:val="000000"/>
          <w:lang w:val="en-US"/>
        </w:rPr>
      </w:pPr>
      <w:r>
        <w:rPr>
          <w:color w:val="000000"/>
        </w:rPr>
        <w:lastRenderedPageBreak/>
        <w:t>Пример:</w:t>
      </w:r>
    </w:p>
    <w:p w14:paraId="7C588651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{</w:t>
      </w:r>
    </w:p>
    <w:p w14:paraId="6B25CA82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Incoming</w:t>
      </w:r>
      <w:proofErr w:type="spellEnd"/>
      <w:r w:rsidRPr="008543E8">
        <w:rPr>
          <w:i/>
          <w:iCs/>
          <w:sz w:val="20"/>
          <w:szCs w:val="20"/>
        </w:rPr>
        <w:t>": {</w:t>
      </w:r>
    </w:p>
    <w:p w14:paraId="23D6CB73" w14:textId="722A26FA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="00091F84" w:rsidRPr="00091F84">
        <w:rPr>
          <w:i/>
          <w:iCs/>
          <w:sz w:val="20"/>
          <w:szCs w:val="20"/>
        </w:rPr>
        <w:t>messageId</w:t>
      </w:r>
      <w:proofErr w:type="spellEnd"/>
      <w:r w:rsidRPr="008543E8">
        <w:rPr>
          <w:i/>
          <w:iCs/>
          <w:sz w:val="20"/>
          <w:szCs w:val="20"/>
        </w:rPr>
        <w:t>": "76710577",</w:t>
      </w:r>
    </w:p>
    <w:p w14:paraId="0247B5C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"ea89413d-b7a3-11ef-859c-509a4caf7e09",</w:t>
      </w:r>
    </w:p>
    <w:p w14:paraId="1414385B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66C2B7F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displayName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СН</w:t>
      </w:r>
      <w:r w:rsidRPr="009B2DC7">
        <w:rPr>
          <w:i/>
          <w:iCs/>
          <w:sz w:val="20"/>
          <w:szCs w:val="20"/>
          <w:lang w:val="en-US"/>
        </w:rPr>
        <w:t>00-023500",</w:t>
      </w:r>
    </w:p>
    <w:p w14:paraId="5718D62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"priority": "0",</w:t>
      </w:r>
    </w:p>
    <w:p w14:paraId="6EDC51F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supplierId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1541224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"2193dc9c-b891-11e7-815a-005056827059",</w:t>
      </w:r>
    </w:p>
    <w:p w14:paraId="7ECC1A5C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"P",</w:t>
      </w:r>
    </w:p>
    <w:p w14:paraId="771C3A3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dateToShip</w:t>
      </w:r>
      <w:proofErr w:type="spellEnd"/>
      <w:r w:rsidRPr="009B2DC7">
        <w:rPr>
          <w:i/>
          <w:iCs/>
          <w:sz w:val="20"/>
          <w:szCs w:val="20"/>
          <w:lang w:val="en-US"/>
        </w:rPr>
        <w:t>": "13-12-2024 00:00",</w:t>
      </w:r>
    </w:p>
    <w:p w14:paraId="10F19D42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"responsible": "0",</w:t>
      </w:r>
    </w:p>
    <w:p w14:paraId="202AA1A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1E8851B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EB4CA33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28BE011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"ea89413d-b7a3-11ef-859c-509a4caf7e09",</w:t>
      </w:r>
    </w:p>
    <w:p w14:paraId="1C3D6F4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"100001",</w:t>
      </w:r>
    </w:p>
    <w:p w14:paraId="7BE3DEE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"2bbcfc83-da4b-11eb-a2be-509a4caf7e09",</w:t>
      </w:r>
    </w:p>
    <w:p w14:paraId="6FEAF60B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"category": "0",</w:t>
      </w:r>
    </w:p>
    <w:p w14:paraId="23EDF1C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7A60CA1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"2193dc9c-b891-11e7-815a-005056827059",</w:t>
      </w:r>
    </w:p>
    <w:p w14:paraId="6E359EA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"5454C189-B7A3-11EF-859C-509A4CAF7E09",</w:t>
      </w:r>
    </w:p>
    <w:p w14:paraId="1A15809C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uom</w:t>
      </w:r>
      <w:proofErr w:type="spellEnd"/>
      <w:r w:rsidRPr="009B2DC7">
        <w:rPr>
          <w:i/>
          <w:iCs/>
          <w:sz w:val="20"/>
          <w:szCs w:val="20"/>
          <w:lang w:val="en-US"/>
        </w:rPr>
        <w:t>": "0",</w:t>
      </w:r>
    </w:p>
    <w:p w14:paraId="45F39CD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"12000",</w:t>
      </w:r>
    </w:p>
    <w:p w14:paraId="2DD4B87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54B5E807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19327D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56D2286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"e7a7fc34-d3da-11ef-859c-509a4caf7e09",</w:t>
      </w:r>
    </w:p>
    <w:p w14:paraId="26D25555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"2",</w:t>
      </w:r>
    </w:p>
    <w:p w14:paraId="6E2071D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"54yntj54gb45",</w:t>
      </w:r>
    </w:p>
    <w:p w14:paraId="6DBD699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68920E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"code": "126435",</w:t>
      </w:r>
    </w:p>
    <w:p w14:paraId="25BEE274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27025502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isOwner</w:t>
      </w:r>
      <w:proofErr w:type="spellEnd"/>
      <w:r w:rsidRPr="009B2DC7">
        <w:rPr>
          <w:i/>
          <w:iCs/>
          <w:sz w:val="20"/>
          <w:szCs w:val="20"/>
          <w:lang w:val="en-US"/>
        </w:rPr>
        <w:t>": "N",</w:t>
      </w:r>
    </w:p>
    <w:p w14:paraId="1F83F18A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"C",</w:t>
      </w:r>
    </w:p>
    <w:p w14:paraId="23D5FD5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"batch": "509A4CAF7E09"</w:t>
      </w:r>
    </w:p>
    <w:p w14:paraId="6365EED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},</w:t>
      </w:r>
    </w:p>
    <w:p w14:paraId="58898DD1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30127C98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50429BC0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265DE7FF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"54yntj54gb45",</w:t>
      </w:r>
    </w:p>
    <w:p w14:paraId="7B99F3E8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"234t34lkf0354t",</w:t>
      </w:r>
    </w:p>
    <w:p w14:paraId="5C2EF60D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isOwner</w:t>
      </w:r>
      <w:proofErr w:type="spellEnd"/>
      <w:r w:rsidRPr="009B2DC7">
        <w:rPr>
          <w:i/>
          <w:iCs/>
          <w:sz w:val="20"/>
          <w:szCs w:val="20"/>
          <w:lang w:val="en-US"/>
        </w:rPr>
        <w:t>": "N",</w:t>
      </w:r>
    </w:p>
    <w:p w14:paraId="10A24AC9" w14:textId="77777777" w:rsidR="000976BC" w:rsidRPr="009B2DC7" w:rsidRDefault="000976B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"status": "C",</w:t>
      </w:r>
    </w:p>
    <w:p w14:paraId="3D1BB060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batch</w:t>
      </w:r>
      <w:proofErr w:type="spellEnd"/>
      <w:r w:rsidRPr="008543E8">
        <w:rPr>
          <w:i/>
          <w:iCs/>
          <w:sz w:val="20"/>
          <w:szCs w:val="20"/>
        </w:rPr>
        <w:t>": "509A4CAF7E09"</w:t>
      </w:r>
    </w:p>
    <w:p w14:paraId="6A4A24EB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3977479A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002BEEE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lastRenderedPageBreak/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74637E15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27E8F2BA" w14:textId="77777777" w:rsidR="000976BC" w:rsidRPr="008543E8" w:rsidRDefault="000976BC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EB4903B" w14:textId="77777777" w:rsidR="000976BC" w:rsidRPr="00801DC4" w:rsidRDefault="000976BC" w:rsidP="008543E8">
      <w:pPr>
        <w:spacing w:after="0"/>
        <w:ind w:firstLine="567"/>
        <w:rPr>
          <w:color w:val="000000"/>
          <w:lang w:val="en-US"/>
        </w:rPr>
      </w:pPr>
      <w:r w:rsidRPr="008543E8">
        <w:rPr>
          <w:i/>
          <w:iCs/>
          <w:sz w:val="20"/>
          <w:szCs w:val="20"/>
        </w:rPr>
        <w:t>}</w:t>
      </w:r>
    </w:p>
    <w:p w14:paraId="697D147D" w14:textId="003FB73D" w:rsidR="002F7D42" w:rsidRDefault="002F7D42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162" w:name="_sqyw64" w:colFirst="0" w:colLast="0"/>
      <w:bookmarkEnd w:id="162"/>
    </w:p>
    <w:p w14:paraId="74BB6D69" w14:textId="5756C72C" w:rsidR="000A26D7" w:rsidRPr="00124DD6" w:rsidRDefault="000A26D7" w:rsidP="000A26D7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63" w:name="_Ref214890756"/>
      <w:bookmarkStart w:id="164" w:name="_Toc215488174"/>
      <w:r>
        <w:rPr>
          <w:rFonts w:ascii="Arial" w:hAnsi="Arial"/>
          <w:bCs/>
          <w:sz w:val="32"/>
          <w:szCs w:val="32"/>
        </w:rPr>
        <w:t xml:space="preserve">Согласование </w:t>
      </w:r>
      <w:r w:rsidR="00F201C6">
        <w:rPr>
          <w:rFonts w:ascii="Arial" w:hAnsi="Arial"/>
          <w:bCs/>
          <w:sz w:val="32"/>
          <w:szCs w:val="32"/>
        </w:rPr>
        <w:t>результатов приемки</w:t>
      </w:r>
      <w:r w:rsidRPr="00124DD6">
        <w:rPr>
          <w:rFonts w:ascii="Arial" w:hAnsi="Arial"/>
          <w:bCs/>
          <w:sz w:val="32"/>
          <w:szCs w:val="32"/>
          <w:lang w:val="x-none"/>
        </w:rPr>
        <w:t xml:space="preserve">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r w:rsidR="00F201C6">
        <w:rPr>
          <w:rFonts w:ascii="Arial" w:hAnsi="Arial"/>
          <w:bCs/>
          <w:sz w:val="32"/>
          <w:szCs w:val="32"/>
          <w:lang w:val="en-US"/>
        </w:rPr>
        <w:t>Rec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63"/>
      <w:bookmarkEnd w:id="164"/>
    </w:p>
    <w:p w14:paraId="209C58DD" w14:textId="4E2262D0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П</w:t>
      </w:r>
      <w:r w:rsidRPr="00380675">
        <w:rPr>
          <w:lang w:eastAsia="ru-RU"/>
        </w:rPr>
        <w:t>ередается в СУ после обработки на стороне ГС сообщения &lt;</w:t>
      </w:r>
      <w:proofErr w:type="spellStart"/>
      <w:r w:rsidRPr="00380675">
        <w:rPr>
          <w:lang w:eastAsia="ru-RU"/>
        </w:rPr>
        <w:t>inсoming</w:t>
      </w:r>
      <w:proofErr w:type="spellEnd"/>
      <w:r w:rsidR="00F201C6">
        <w:rPr>
          <w:lang w:val="en-US" w:eastAsia="ru-RU"/>
        </w:rPr>
        <w:t>S</w:t>
      </w:r>
      <w:proofErr w:type="spellStart"/>
      <w:r w:rsidRPr="00380675">
        <w:rPr>
          <w:lang w:eastAsia="ru-RU"/>
        </w:rPr>
        <w:t>tatus</w:t>
      </w:r>
      <w:proofErr w:type="spellEnd"/>
      <w:r w:rsidR="00F201C6">
        <w:rPr>
          <w:lang w:val="en-US" w:eastAsia="ru-RU"/>
        </w:rPr>
        <w:t>C</w:t>
      </w:r>
      <w:proofErr w:type="spellStart"/>
      <w:r w:rsidRPr="00380675">
        <w:rPr>
          <w:lang w:eastAsia="ru-RU"/>
        </w:rPr>
        <w:t>hanged</w:t>
      </w:r>
      <w:proofErr w:type="spellEnd"/>
      <w:r w:rsidRPr="00380675">
        <w:rPr>
          <w:lang w:eastAsia="ru-RU"/>
        </w:rPr>
        <w:t xml:space="preserve">&gt; (см. п. </w:t>
      </w:r>
      <w:r w:rsidR="00F201C6">
        <w:rPr>
          <w:lang w:eastAsia="ru-RU"/>
        </w:rPr>
        <w:fldChar w:fldCharType="begin"/>
      </w:r>
      <w:r w:rsidR="00F201C6">
        <w:rPr>
          <w:lang w:eastAsia="ru-RU"/>
        </w:rPr>
        <w:instrText xml:space="preserve"> REF _Ref184207647 \r \h </w:instrText>
      </w:r>
      <w:r w:rsidR="00F201C6">
        <w:rPr>
          <w:lang w:eastAsia="ru-RU"/>
        </w:rPr>
      </w:r>
      <w:r w:rsidR="00F201C6">
        <w:rPr>
          <w:lang w:eastAsia="ru-RU"/>
        </w:rPr>
        <w:fldChar w:fldCharType="separate"/>
      </w:r>
      <w:r w:rsidR="00B132D4">
        <w:rPr>
          <w:lang w:eastAsia="ru-RU"/>
        </w:rPr>
        <w:t xml:space="preserve">4.2.2. </w:t>
      </w:r>
      <w:r w:rsidR="00F201C6">
        <w:rPr>
          <w:lang w:eastAsia="ru-RU"/>
        </w:rPr>
        <w:fldChar w:fldCharType="end"/>
      </w:r>
      <w:r w:rsidRPr="00380675">
        <w:rPr>
          <w:lang w:eastAsia="ru-RU"/>
        </w:rPr>
        <w:t>)</w:t>
      </w:r>
      <w:r>
        <w:rPr>
          <w:lang w:eastAsia="ru-RU"/>
        </w:rPr>
        <w:t>.</w:t>
      </w:r>
    </w:p>
    <w:p w14:paraId="2909E51D" w14:textId="32951591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В деталях сообщения передаются только марки, которые имеют параметры: «</w:t>
      </w:r>
      <w:proofErr w:type="spellStart"/>
      <w:r w:rsidRPr="008C1946">
        <w:rPr>
          <w:lang w:eastAsia="ru-RU"/>
        </w:rPr>
        <w:t>is_owner</w:t>
      </w:r>
      <w:proofErr w:type="spellEnd"/>
      <w:r>
        <w:rPr>
          <w:lang w:eastAsia="ru-RU"/>
        </w:rPr>
        <w:t>»</w:t>
      </w:r>
      <w:r w:rsidRPr="008C1946">
        <w:rPr>
          <w:lang w:eastAsia="ru-RU"/>
        </w:rPr>
        <w:t xml:space="preserve"> </w:t>
      </w:r>
      <w:r>
        <w:rPr>
          <w:lang w:eastAsia="ru-RU"/>
        </w:rPr>
        <w:t xml:space="preserve">со значением </w:t>
      </w:r>
      <w:r w:rsidRPr="00F201C6">
        <w:rPr>
          <w:lang w:eastAsia="ru-RU"/>
        </w:rPr>
        <w:t>«</w:t>
      </w:r>
      <w:r w:rsidRPr="00F201C6">
        <w:rPr>
          <w:lang w:val="en-US" w:eastAsia="ru-RU"/>
        </w:rPr>
        <w:t>false</w:t>
      </w:r>
      <w:r w:rsidRPr="00F201C6">
        <w:rPr>
          <w:lang w:eastAsia="ru-RU"/>
        </w:rPr>
        <w:t>»</w:t>
      </w:r>
      <w:r w:rsidR="00F201C6" w:rsidRPr="00967125">
        <w:rPr>
          <w:lang w:eastAsia="ru-RU"/>
        </w:rPr>
        <w:t xml:space="preserve"> </w:t>
      </w:r>
      <w:r w:rsidR="00F201C6" w:rsidRPr="00F201C6">
        <w:rPr>
          <w:lang w:eastAsia="ru-RU"/>
        </w:rPr>
        <w:t>(</w:t>
      </w:r>
      <w:r w:rsidR="0070135E">
        <w:rPr>
          <w:lang w:eastAsia="ru-RU"/>
        </w:rPr>
        <w:t>Н</w:t>
      </w:r>
      <w:r w:rsidRPr="00967125">
        <w:rPr>
          <w:lang w:eastAsia="ru-RU"/>
        </w:rPr>
        <w:t>е в собственност</w:t>
      </w:r>
      <w:r w:rsidR="0070135E">
        <w:rPr>
          <w:lang w:eastAsia="ru-RU"/>
        </w:rPr>
        <w:t>и</w:t>
      </w:r>
      <w:r w:rsidR="00F201C6" w:rsidRPr="00F201C6">
        <w:rPr>
          <w:lang w:eastAsia="ru-RU"/>
        </w:rPr>
        <w:t>)</w:t>
      </w:r>
      <w:r w:rsidRPr="00967125">
        <w:rPr>
          <w:lang w:eastAsia="ru-RU"/>
        </w:rPr>
        <w:t>,</w:t>
      </w:r>
      <w:r>
        <w:rPr>
          <w:lang w:eastAsia="ru-RU"/>
        </w:rPr>
        <w:t xml:space="preserve"> и(или) «</w:t>
      </w:r>
      <w:proofErr w:type="spellStart"/>
      <w:r w:rsidRPr="008C1946">
        <w:rPr>
          <w:lang w:eastAsia="ru-RU"/>
        </w:rPr>
        <w:t>status</w:t>
      </w:r>
      <w:proofErr w:type="spellEnd"/>
      <w:r>
        <w:rPr>
          <w:lang w:eastAsia="ru-RU"/>
        </w:rPr>
        <w:t xml:space="preserve">» имеет значение отличное </w:t>
      </w:r>
      <w:r w:rsidR="00F201C6">
        <w:rPr>
          <w:lang w:eastAsia="ru-RU"/>
        </w:rPr>
        <w:t xml:space="preserve">от </w:t>
      </w:r>
      <w:r w:rsidRPr="00F201C6">
        <w:rPr>
          <w:lang w:eastAsia="ru-RU"/>
        </w:rPr>
        <w:t>«INTRODUCED»</w:t>
      </w:r>
      <w:r w:rsidR="00F201C6">
        <w:rPr>
          <w:lang w:eastAsia="ru-RU"/>
        </w:rPr>
        <w:t xml:space="preserve"> (</w:t>
      </w:r>
      <w:r w:rsidRPr="00967125">
        <w:rPr>
          <w:lang w:eastAsia="ru-RU"/>
        </w:rPr>
        <w:t>Введен в оборот</w:t>
      </w:r>
      <w:r w:rsidR="00F201C6">
        <w:rPr>
          <w:lang w:eastAsia="ru-RU"/>
        </w:rPr>
        <w:t>).</w:t>
      </w:r>
    </w:p>
    <w:p w14:paraId="7BA7404E" w14:textId="77777777" w:rsidR="000A26D7" w:rsidRDefault="000A26D7" w:rsidP="000A26D7">
      <w:pPr>
        <w:spacing w:before="120" w:after="0"/>
        <w:ind w:firstLine="539"/>
        <w:rPr>
          <w:lang w:eastAsia="ru-RU"/>
        </w:rPr>
      </w:pPr>
      <w:r>
        <w:rPr>
          <w:lang w:eastAsia="ru-RU"/>
        </w:rPr>
        <w:t>СУ обновляет следующие параметры всех марок, зарегистрированных в рамках документа-основания прихода:</w:t>
      </w:r>
    </w:p>
    <w:p w14:paraId="5A5AE812" w14:textId="77777777" w:rsidR="000A26D7" w:rsidRDefault="000A26D7" w:rsidP="000A26D7">
      <w:pPr>
        <w:pStyle w:val="af1"/>
        <w:numPr>
          <w:ilvl w:val="0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 марках, которые перечислены в сообщении:</w:t>
      </w:r>
    </w:p>
    <w:p w14:paraId="6C85DE91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Статус Честный знак» - на значение, указанное в сообщении;</w:t>
      </w:r>
    </w:p>
    <w:p w14:paraId="66B84D52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Владелец ЛЕ – на значение, указанное в сообщении;</w:t>
      </w:r>
    </w:p>
    <w:p w14:paraId="477B2B50" w14:textId="77777777" w:rsidR="000A26D7" w:rsidRDefault="000A26D7" w:rsidP="000A26D7">
      <w:pPr>
        <w:pStyle w:val="af1"/>
        <w:numPr>
          <w:ilvl w:val="0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 марках, которые отсутствуют в сообщении:</w:t>
      </w:r>
    </w:p>
    <w:p w14:paraId="5B3984D0" w14:textId="77777777" w:rsidR="000A26D7" w:rsidRDefault="000A26D7" w:rsidP="000A26D7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Статус Честный знак» - на значение «Введен в оборот»;</w:t>
      </w:r>
    </w:p>
    <w:p w14:paraId="1512FA7D" w14:textId="3D426873" w:rsidR="000A26D7" w:rsidRPr="0070135E" w:rsidRDefault="000A26D7" w:rsidP="0070135E">
      <w:pPr>
        <w:pStyle w:val="af1"/>
        <w:numPr>
          <w:ilvl w:val="1"/>
          <w:numId w:val="33"/>
        </w:numPr>
        <w:suppressAutoHyphens w:val="0"/>
        <w:spacing w:before="120" w:after="0"/>
        <w:jc w:val="left"/>
        <w:rPr>
          <w:lang w:eastAsia="ru-RU"/>
        </w:rPr>
      </w:pPr>
      <w:r>
        <w:rPr>
          <w:lang w:eastAsia="ru-RU"/>
        </w:rPr>
        <w:t>Владелец ЛЕ – на значение «В собственности»</w:t>
      </w:r>
      <w:r w:rsidR="0070135E">
        <w:rPr>
          <w:lang w:eastAsia="ru-RU"/>
        </w:rPr>
        <w:t>.</w:t>
      </w:r>
    </w:p>
    <w:p w14:paraId="14205977" w14:textId="194E6C50" w:rsidR="000A26D7" w:rsidRPr="0070135E" w:rsidRDefault="000A26D7" w:rsidP="0070135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  <w:r w:rsidRPr="0070135E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16</w:t>
      </w:r>
      <w:r w:rsidR="00B132D4" w:rsidRPr="0047329D">
        <w:rPr>
          <w:iCs/>
          <w:lang w:val="en-US"/>
        </w:rPr>
        <w:fldChar w:fldCharType="end"/>
      </w:r>
      <w:r w:rsidRPr="0070135E">
        <w:rPr>
          <w:iCs/>
        </w:rPr>
        <w:t xml:space="preserve"> Атрибуты тэга «</w:t>
      </w:r>
      <w:r w:rsidR="0070135E">
        <w:rPr>
          <w:iCs/>
        </w:rPr>
        <w:t>Согласование результатов приемки</w:t>
      </w:r>
      <w:r w:rsidRPr="0070135E">
        <w:rPr>
          <w:iCs/>
        </w:rPr>
        <w:t>» &lt;</w:t>
      </w:r>
      <w:proofErr w:type="spellStart"/>
      <w:r w:rsidRPr="0070135E">
        <w:rPr>
          <w:iCs/>
        </w:rPr>
        <w:t>inсoming</w:t>
      </w:r>
      <w:r w:rsidR="00F201C6" w:rsidRPr="0070135E">
        <w:rPr>
          <w:iCs/>
        </w:rPr>
        <w:t>R</w:t>
      </w:r>
      <w:r w:rsidRPr="0070135E">
        <w:rPr>
          <w:iCs/>
        </w:rPr>
        <w:t>ec</w:t>
      </w:r>
      <w:proofErr w:type="spellEnd"/>
      <w:r w:rsidRPr="0070135E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55"/>
        <w:gridCol w:w="1701"/>
        <w:gridCol w:w="5245"/>
      </w:tblGrid>
      <w:tr w:rsidR="00F201C6" w:rsidRPr="0099556A" w14:paraId="696BAB89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5AF2C8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20B5AD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5E69194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rPr>
                <w:b/>
              </w:rPr>
              <w:t>Назначение</w:t>
            </w:r>
          </w:p>
        </w:tc>
      </w:tr>
      <w:tr w:rsidR="00F201C6" w:rsidRPr="0099556A" w14:paraId="4DC75297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A09FA1" w14:textId="7E98EA72" w:rsidR="00F201C6" w:rsidRPr="0070135E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0135E">
              <w:rPr>
                <w:lang w:val="en-US"/>
              </w:rPr>
              <w:t>incI</w:t>
            </w:r>
            <w:proofErr w:type="spellEnd"/>
            <w:r w:rsidRPr="0070135E">
              <w:t>d*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18BCCD" w14:textId="6EE0177B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201C6">
              <w:t>string</w:t>
            </w:r>
            <w:proofErr w:type="spellEnd"/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0FF218" w14:textId="77777777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9556A">
              <w:t>Номер накладной. Внешний ключ на запись в заголовке накладной</w:t>
            </w:r>
          </w:p>
        </w:tc>
      </w:tr>
      <w:tr w:rsidR="0014017F" w:rsidRPr="0099556A" w14:paraId="19989D77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4375AC" w14:textId="18EF0883" w:rsidR="0014017F" w:rsidRPr="0070135E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06205A" w14:textId="25265605" w:rsidR="0014017F" w:rsidRPr="00F201C6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413E081" w14:textId="4ABEBBC8" w:rsidR="0014017F" w:rsidRPr="0099556A" w:rsidRDefault="0014017F" w:rsidP="0014017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946E05">
              <w:rPr>
                <w:color w:val="000000"/>
              </w:rPr>
              <w:t>Физический склад приемки. Идентификатор из справочника складов.</w:t>
            </w:r>
          </w:p>
        </w:tc>
      </w:tr>
      <w:tr w:rsidR="00F201C6" w:rsidRPr="0099556A" w14:paraId="61F6E6D5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2B85CD2" w14:textId="7CDA132D" w:rsidR="00F201C6" w:rsidRPr="0070135E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confirm</w:t>
            </w:r>
            <w:r w:rsidRPr="0070135E"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CDC8B2" w14:textId="1BCDC2FE" w:rsidR="00F201C6" w:rsidRPr="0099556A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F201C6">
              <w:t>bool</w:t>
            </w:r>
            <w:proofErr w:type="spellEnd"/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9DD47E4" w14:textId="1E8BECAE" w:rsidR="00F201C6" w:rsidRPr="00F201C6" w:rsidRDefault="00F201C6" w:rsidP="00F201C6">
            <w:pPr>
              <w:spacing w:after="0"/>
              <w:rPr>
                <w:rFonts w:cs="Calibri"/>
              </w:rPr>
            </w:pPr>
            <w:r>
              <w:rPr>
                <w:rFonts w:cs="Calibri"/>
              </w:rPr>
              <w:t>Возможность закрытия документа в СУ</w:t>
            </w:r>
            <w:r w:rsidRPr="00F201C6">
              <w:rPr>
                <w:rFonts w:cs="Calibri"/>
              </w:rPr>
              <w:t xml:space="preserve">: </w:t>
            </w:r>
          </w:p>
          <w:p w14:paraId="591BB883" w14:textId="34854545" w:rsidR="00F201C6" w:rsidRPr="00F201C6" w:rsidRDefault="00F201C6" w:rsidP="00F201C6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F201C6">
              <w:rPr>
                <w:rFonts w:cs="Calibri"/>
                <w:lang w:eastAsia="ru-RU"/>
              </w:rPr>
              <w:t>‘</w:t>
            </w:r>
            <w:r w:rsidRPr="00F201C6">
              <w:rPr>
                <w:rFonts w:cs="Calibri"/>
                <w:lang w:val="en-US" w:eastAsia="ru-RU"/>
              </w:rPr>
              <w:t>true</w:t>
            </w:r>
            <w:r w:rsidRPr="00F201C6">
              <w:rPr>
                <w:rFonts w:cs="Calibri"/>
                <w:lang w:eastAsia="ru-RU"/>
              </w:rPr>
              <w:t>’ – документ согласован с ГС.</w:t>
            </w:r>
          </w:p>
          <w:p w14:paraId="17826CC2" w14:textId="0ECF3249" w:rsidR="00F201C6" w:rsidRPr="00F201C6" w:rsidRDefault="00F201C6" w:rsidP="00F201C6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F201C6">
              <w:rPr>
                <w:rFonts w:cs="Calibri"/>
                <w:lang w:eastAsia="ru-RU"/>
              </w:rPr>
              <w:t>‘</w:t>
            </w:r>
            <w:r w:rsidRPr="00F201C6">
              <w:rPr>
                <w:rFonts w:cs="Calibri"/>
                <w:lang w:val="en-US" w:eastAsia="ru-RU"/>
              </w:rPr>
              <w:t>false</w:t>
            </w:r>
            <w:r w:rsidRPr="00F201C6">
              <w:rPr>
                <w:rFonts w:cs="Calibri"/>
                <w:lang w:eastAsia="ru-RU"/>
              </w:rPr>
              <w:t>’ – документ не согласован с ГС</w:t>
            </w:r>
          </w:p>
          <w:p w14:paraId="2624845F" w14:textId="442350BD" w:rsidR="00F201C6" w:rsidRPr="00F201C6" w:rsidRDefault="00F201C6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</w:tr>
    </w:tbl>
    <w:p w14:paraId="16514E8A" w14:textId="483EB669" w:rsidR="00F201C6" w:rsidRDefault="00F201C6" w:rsidP="00F201C6">
      <w:pPr>
        <w:rPr>
          <w:lang w:eastAsia="zh-CN"/>
        </w:rPr>
      </w:pPr>
    </w:p>
    <w:p w14:paraId="2C2692A1" w14:textId="3E97A6BC" w:rsidR="0070135E" w:rsidRPr="0070135E" w:rsidRDefault="0070135E" w:rsidP="0070135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iCs/>
        </w:rPr>
      </w:pPr>
      <w:r w:rsidRPr="0070135E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17</w:t>
      </w:r>
      <w:r w:rsidR="00B132D4" w:rsidRPr="0047329D">
        <w:rPr>
          <w:iCs/>
          <w:lang w:val="en-US"/>
        </w:rPr>
        <w:fldChar w:fldCharType="end"/>
      </w:r>
      <w:r w:rsidRPr="0070135E">
        <w:rPr>
          <w:iCs/>
        </w:rPr>
        <w:t xml:space="preserve"> Атрибуты тэга «</w:t>
      </w:r>
      <w:r>
        <w:rPr>
          <w:iCs/>
        </w:rPr>
        <w:t>Проблемные марки</w:t>
      </w:r>
      <w:r w:rsidRPr="0070135E">
        <w:rPr>
          <w:iCs/>
        </w:rPr>
        <w:t>» &lt;</w:t>
      </w:r>
      <w:proofErr w:type="spellStart"/>
      <w:r w:rsidRPr="0070135E">
        <w:rPr>
          <w:iCs/>
        </w:rPr>
        <w:t>inсomingRec</w:t>
      </w:r>
      <w:proofErr w:type="spellEnd"/>
      <w:r>
        <w:rPr>
          <w:iCs/>
          <w:lang w:val="en-US"/>
        </w:rPr>
        <w:t>Details</w:t>
      </w:r>
      <w:r w:rsidRPr="0070135E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4"/>
        <w:gridCol w:w="1701"/>
        <w:gridCol w:w="1701"/>
        <w:gridCol w:w="5245"/>
      </w:tblGrid>
      <w:tr w:rsidR="000A26D7" w:rsidRPr="00A40354" w14:paraId="5CB88E0D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14EBB8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lastRenderedPageBreak/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5A3C23F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5F9A8B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b/>
              </w:rPr>
              <w:t>Назначение</w:t>
            </w:r>
          </w:p>
        </w:tc>
      </w:tr>
      <w:tr w:rsidR="000A26D7" w:rsidRPr="00A40354" w14:paraId="100488E1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F2E7479" w14:textId="1F7E5D0A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0135E">
              <w:rPr>
                <w:lang w:val="en-US"/>
              </w:rPr>
              <w:t>i</w:t>
            </w:r>
            <w:r w:rsidRPr="0070135E">
              <w:t>nc</w:t>
            </w:r>
            <w:proofErr w:type="spellEnd"/>
            <w:r w:rsidR="00884963">
              <w:rPr>
                <w:lang w:val="en-US"/>
              </w:rPr>
              <w:t>I</w:t>
            </w:r>
            <w:r w:rsidRPr="0070135E">
              <w:t>d</w:t>
            </w:r>
            <w:r w:rsidRPr="0070135E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370114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311BCD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t>Номер накладной. Внешний ключ на запись в заголовке накладной</w:t>
            </w:r>
          </w:p>
        </w:tc>
      </w:tr>
      <w:tr w:rsidR="000A26D7" w:rsidRPr="00A40354" w14:paraId="36CBA20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03C787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0A4AD4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item*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E5771D" w14:textId="31594024" w:rsidR="000A26D7" w:rsidRPr="0070135E" w:rsidRDefault="00884963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17740A" w14:textId="1BF9E01F" w:rsidR="000A26D7" w:rsidRPr="0070135E" w:rsidRDefault="0070135E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0135E">
              <w:t>Код маркировки</w:t>
            </w:r>
          </w:p>
        </w:tc>
      </w:tr>
      <w:tr w:rsidR="000A26D7" w:rsidRPr="00A40354" w14:paraId="18197FC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141D98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02064" w14:textId="36AE2884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0135E">
              <w:rPr>
                <w:lang w:val="en-US"/>
              </w:rPr>
              <w:t>is</w:t>
            </w:r>
            <w:r w:rsidR="00884963">
              <w:rPr>
                <w:lang w:val="en-US"/>
              </w:rPr>
              <w:t>O</w:t>
            </w:r>
            <w:r w:rsidRPr="0070135E">
              <w:rPr>
                <w:lang w:val="en-US"/>
              </w:rPr>
              <w:t>wner</w:t>
            </w:r>
            <w:proofErr w:type="spellEnd"/>
            <w:r w:rsidRPr="0070135E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0A783CE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57849C2" w14:textId="77777777" w:rsidR="000A26D7" w:rsidRPr="0070135E" w:rsidRDefault="000A26D7" w:rsidP="002E38BF">
            <w:pPr>
              <w:spacing w:after="0"/>
              <w:rPr>
                <w:rFonts w:cs="Calibri"/>
              </w:rPr>
            </w:pPr>
            <w:r w:rsidRPr="0070135E">
              <w:rPr>
                <w:rFonts w:cs="Calibri"/>
              </w:rPr>
              <w:t xml:space="preserve">Признак, показывающий, находится ли КМ в собственности у компании, производящей операцию с КМ. </w:t>
            </w:r>
          </w:p>
          <w:p w14:paraId="12B25BBD" w14:textId="77777777" w:rsidR="000A26D7" w:rsidRPr="0070135E" w:rsidRDefault="000A26D7" w:rsidP="000A26D7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70135E">
              <w:rPr>
                <w:rFonts w:cs="Calibri"/>
                <w:lang w:val="en-US" w:eastAsia="ru-RU"/>
              </w:rPr>
              <w:t>‘true’</w:t>
            </w:r>
            <w:r w:rsidRPr="0070135E">
              <w:rPr>
                <w:rFonts w:cs="Calibri"/>
                <w:lang w:eastAsia="ru-RU"/>
              </w:rPr>
              <w:t xml:space="preserve"> – В собственности.</w:t>
            </w:r>
          </w:p>
          <w:p w14:paraId="5F762758" w14:textId="77777777" w:rsidR="000A26D7" w:rsidRPr="0070135E" w:rsidRDefault="000A26D7" w:rsidP="000A26D7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70135E">
              <w:rPr>
                <w:rFonts w:cs="Calibri"/>
                <w:lang w:val="en-US" w:eastAsia="ru-RU"/>
              </w:rPr>
              <w:t>‘false’</w:t>
            </w:r>
            <w:r w:rsidRPr="0070135E">
              <w:rPr>
                <w:rFonts w:cs="Calibri"/>
                <w:lang w:eastAsia="ru-RU"/>
              </w:rPr>
              <w:t xml:space="preserve"> – Не в собственности</w:t>
            </w:r>
          </w:p>
          <w:p w14:paraId="52D031F6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0135E">
              <w:t>Заполняется только для верхнего уровня. Для данного интерфейса значение для дочерних элементов не может отличаться от значения для родительского элемента.</w:t>
            </w:r>
          </w:p>
        </w:tc>
      </w:tr>
      <w:tr w:rsidR="000A26D7" w:rsidRPr="00A40354" w14:paraId="513B5036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481E8F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C913F0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status*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0EBCAB" w14:textId="77777777" w:rsidR="000A26D7" w:rsidRPr="0070135E" w:rsidRDefault="000A26D7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0135E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68EE33" w14:textId="77777777" w:rsidR="000A26D7" w:rsidRPr="0070135E" w:rsidRDefault="000A26D7" w:rsidP="002E38BF">
            <w:pPr>
              <w:spacing w:after="0"/>
            </w:pPr>
            <w:r w:rsidRPr="0070135E">
              <w:t>Статус кода. Допустимые значения:</w:t>
            </w:r>
          </w:p>
          <w:p w14:paraId="0B86DA98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EMITTED</w:t>
            </w:r>
          </w:p>
          <w:p w14:paraId="4F7CB84F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APPLIED</w:t>
            </w:r>
          </w:p>
          <w:p w14:paraId="7EB78649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0135E">
              <w:rPr>
                <w:lang w:val="en-US"/>
              </w:rPr>
              <w:t>INTRODUCED</w:t>
            </w:r>
          </w:p>
          <w:p w14:paraId="61A7ABAF" w14:textId="77777777" w:rsidR="000A26D7" w:rsidRPr="0070135E" w:rsidRDefault="000A26D7" w:rsidP="000A26D7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</w:pPr>
            <w:r w:rsidRPr="0070135E">
              <w:t>WRITTEN_OFF</w:t>
            </w:r>
          </w:p>
          <w:p w14:paraId="78723A81" w14:textId="77777777" w:rsidR="000A26D7" w:rsidRPr="0070135E" w:rsidRDefault="000A26D7" w:rsidP="002E38BF">
            <w:pPr>
              <w:spacing w:after="0"/>
              <w:rPr>
                <w:rFonts w:cs="Calibri"/>
              </w:rPr>
            </w:pPr>
          </w:p>
        </w:tc>
      </w:tr>
    </w:tbl>
    <w:p w14:paraId="27655004" w14:textId="77777777" w:rsidR="000A26D7" w:rsidRDefault="000A26D7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</w:p>
    <w:p w14:paraId="7E87E83B" w14:textId="77777777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65" w:name="_Ref184207729"/>
      <w:bookmarkStart w:id="166" w:name="_Toc215488175"/>
      <w:r w:rsidRPr="00124DD6">
        <w:rPr>
          <w:rFonts w:ascii="Arial" w:hAnsi="Arial"/>
          <w:bCs/>
          <w:sz w:val="32"/>
          <w:szCs w:val="32"/>
          <w:lang w:val="x-none"/>
        </w:rPr>
        <w:t>Заказ на отгрузку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order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65"/>
      <w:bookmarkEnd w:id="166"/>
    </w:p>
    <w:p w14:paraId="3EE5240F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 xml:space="preserve">Передается из ГС в СУ по событию ввода (корректировки) документа-основания на отгрузку товаров со склада. Изменения принимаются для заказов, не запущенных в складскую обработку. В остальных статусах изменения игнорируются: пакет получает статус “Обработан с ошибкой”. </w:t>
      </w:r>
    </w:p>
    <w:p w14:paraId="77A51A67" w14:textId="4683A8C9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FF2ECB" w:rsidRPr="00FF2ECB">
        <w:rPr>
          <w:iCs/>
          <w:noProof/>
        </w:rPr>
        <w:t>18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«Заказ на отгрузку» &lt;</w:t>
      </w:r>
      <w:proofErr w:type="spellStart"/>
      <w:r w:rsidR="006874F4">
        <w:rPr>
          <w:color w:val="000000"/>
        </w:rPr>
        <w:t>order</w:t>
      </w:r>
      <w:proofErr w:type="spellEnd"/>
      <w:r w:rsidR="006874F4">
        <w:rPr>
          <w:color w:val="000000"/>
        </w:rPr>
        <w:t>&gt;</w:t>
      </w:r>
    </w:p>
    <w:tbl>
      <w:tblPr>
        <w:tblStyle w:val="28"/>
        <w:tblW w:w="9183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302"/>
      </w:tblGrid>
      <w:tr w:rsidR="002F7D42" w14:paraId="57DFE0E8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F2E22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DA81A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ADBA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11D6D8E0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19A5DD" w14:textId="53C5195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 w:rsidRPr="00D275E6">
              <w:t>messageId</w:t>
            </w:r>
            <w:proofErr w:type="spellEnd"/>
            <w:r w:rsidRPr="00D275E6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FCC2D5" w14:textId="781301D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CB6462" w14:textId="1CDF7EFC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275E6">
              <w:t>Уникальный идентификатор сообщения ГС</w:t>
            </w:r>
          </w:p>
        </w:tc>
      </w:tr>
      <w:tr w:rsidR="00091F84" w14:paraId="3A93FB5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C3FE7F" w14:textId="4DB7A40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orderI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071C49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FD507AB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Он может совпадать с номером документа, может не </w:t>
            </w:r>
            <w:r>
              <w:rPr>
                <w:color w:val="000000"/>
              </w:rPr>
              <w:lastRenderedPageBreak/>
              <w:t>совпадать. Скорее служит для машины, а не для человека.</w:t>
            </w:r>
          </w:p>
        </w:tc>
      </w:tr>
      <w:tr w:rsidR="00091F84" w14:paraId="6E1BC0B8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A1F3397" w14:textId="20B656C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lastRenderedPageBreak/>
              <w:t>displayName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0B1E0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8B6A7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в ГС для отображения в интерфейсе менеджера.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Это именно номер накладной, который видит менеджер, например, в первичном документе.</w:t>
            </w:r>
          </w:p>
          <w:p w14:paraId="5A7FA64D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  <w:tr w:rsidR="00350A70" w14:paraId="6896484E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A9A871" w14:textId="59A2B888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priority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AAFF169" w14:textId="48642B64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Number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3AB4E7" w14:textId="77777777" w:rsid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Приоритет заказа</w:t>
            </w:r>
          </w:p>
          <w:p w14:paraId="3ACD1473" w14:textId="5379E166" w:rsidR="00350A70" w:rsidRPr="00350A70" w:rsidRDefault="00350A70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i/>
                <w:iCs/>
                <w:color w:val="000000"/>
              </w:rPr>
            </w:pPr>
            <w:r w:rsidRPr="00350A70">
              <w:rPr>
                <w:i/>
                <w:iCs/>
                <w:color w:val="000000"/>
              </w:rPr>
              <w:t>Значение по умолчанию «0»</w:t>
            </w:r>
          </w:p>
        </w:tc>
      </w:tr>
      <w:tr w:rsidR="00091F84" w14:paraId="0B4C4F47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658F0E1" w14:textId="62ABFB24" w:rsidR="00091F84" w:rsidRPr="004E6EC8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1DB72A" w14:textId="3C84513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088E6A" w14:textId="77461080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946E05">
              <w:rPr>
                <w:color w:val="000000"/>
              </w:rPr>
              <w:t xml:space="preserve">Физический склад </w:t>
            </w:r>
            <w:r>
              <w:rPr>
                <w:color w:val="000000"/>
              </w:rPr>
              <w:t>отгрузки</w:t>
            </w:r>
            <w:r w:rsidRPr="00946E05">
              <w:rPr>
                <w:color w:val="000000"/>
              </w:rPr>
              <w:t>. Идентификатор из справочника складов.</w:t>
            </w:r>
          </w:p>
        </w:tc>
      </w:tr>
      <w:tr w:rsidR="00091F84" w14:paraId="19BEA53B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BD5080" w14:textId="7B5EE3EA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client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C6098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676CE1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заказчика в справочнике предприятия. </w:t>
            </w:r>
          </w:p>
          <w:p w14:paraId="60C8FDD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091F84" w14:paraId="6CF50226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D57B89" w14:textId="0ECC640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adress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F10BF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64CA5C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адреса доставки в справочнике предприятия. </w:t>
            </w:r>
          </w:p>
          <w:p w14:paraId="64B41E2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091F84" w14:paraId="53651274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60590E" w14:textId="5A208898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451B4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33EDD8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Код владельца в справочнике предприятия. </w:t>
            </w:r>
          </w:p>
          <w:p w14:paraId="2A38781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 («Не задан»)</w:t>
            </w:r>
          </w:p>
        </w:tc>
      </w:tr>
      <w:tr w:rsidR="00091F84" w14:paraId="27737833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81DA2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9A3D10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7259289" w14:textId="6303C26F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Тип заказа (см. п. </w:t>
            </w:r>
            <w:r>
              <w:rPr>
                <w:color w:val="000000"/>
                <w:highlight w:val="yellow"/>
              </w:rPr>
              <w:fldChar w:fldCharType="begin"/>
            </w:r>
            <w:r>
              <w:rPr>
                <w:color w:val="000000"/>
              </w:rPr>
              <w:instrText xml:space="preserve"> REF _Ref184212129 \r \h </w:instrText>
            </w:r>
            <w:r>
              <w:rPr>
                <w:color w:val="000000"/>
                <w:highlight w:val="yellow"/>
              </w:rPr>
            </w:r>
            <w:r>
              <w:rPr>
                <w:color w:val="000000"/>
                <w:highlight w:val="yellow"/>
              </w:rPr>
              <w:fldChar w:fldCharType="separate"/>
            </w:r>
            <w:r w:rsidR="007453EE">
              <w:rPr>
                <w:color w:val="000000"/>
              </w:rPr>
              <w:t xml:space="preserve">2.3.6.3 </w:t>
            </w:r>
            <w:r>
              <w:rPr>
                <w:color w:val="000000"/>
                <w:highlight w:val="yellow"/>
              </w:rPr>
              <w:fldChar w:fldCharType="end"/>
            </w:r>
            <w:r>
              <w:rPr>
                <w:color w:val="000000"/>
              </w:rPr>
              <w:t>)</w:t>
            </w:r>
          </w:p>
        </w:tc>
      </w:tr>
      <w:tr w:rsidR="00091F84" w14:paraId="00E8430D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D6FB9F" w14:textId="3E90B07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  <w:r>
              <w:rPr>
                <w:color w:val="000000"/>
                <w:lang w:val="en-US"/>
              </w:rPr>
              <w:t>T</w:t>
            </w:r>
            <w:r>
              <w:rPr>
                <w:color w:val="000000"/>
              </w:rPr>
              <w:t>o</w:t>
            </w:r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hip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7FB3FE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328D7B5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Предполагаемое время отгрузки заказа (если дата неизвестна, то можно присылать текущую дату)</w:t>
            </w:r>
          </w:p>
        </w:tc>
      </w:tr>
      <w:tr w:rsidR="00091F84" w14:paraId="6A8109C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610CC8" w14:textId="66BDB7C1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34444D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F2D15A4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Флаг автоматического запуска на планирование</w:t>
            </w:r>
          </w:p>
          <w:p w14:paraId="6FA3FBFB" w14:textId="77777777" w:rsidR="00091F84" w:rsidRDefault="00091F84" w:rsidP="00054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89"/>
              <w:rPr>
                <w:color w:val="000000"/>
              </w:rPr>
            </w:pPr>
            <w:r>
              <w:rPr>
                <w:color w:val="000000"/>
              </w:rPr>
              <w:t>«t» – заказ должен автоматически запускаться в планирование,</w:t>
            </w:r>
          </w:p>
          <w:p w14:paraId="0106D05C" w14:textId="77777777" w:rsidR="00091F84" w:rsidRDefault="00091F84" w:rsidP="00054F1E">
            <w:pPr>
              <w:numPr>
                <w:ilvl w:val="0"/>
                <w:numId w:val="8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89"/>
              <w:rPr>
                <w:color w:val="000000"/>
              </w:rPr>
            </w:pPr>
            <w:r>
              <w:rPr>
                <w:color w:val="000000"/>
              </w:rPr>
              <w:lastRenderedPageBreak/>
              <w:t>«f» – заказ не должен автоматически запускаться в планирование.</w:t>
            </w:r>
          </w:p>
          <w:p w14:paraId="7D741CC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</w:t>
            </w:r>
            <w:proofErr w:type="gramStart"/>
            <w:r>
              <w:rPr>
                <w:i/>
                <w:color w:val="000000"/>
              </w:rPr>
              <w:t>f ”</w:t>
            </w:r>
            <w:proofErr w:type="gramEnd"/>
          </w:p>
        </w:tc>
      </w:tr>
      <w:tr w:rsidR="00091F84" w14:paraId="598A84BC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6237D1" w14:textId="3BFCC67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lastRenderedPageBreak/>
              <w:t>auto</w:t>
            </w:r>
            <w:proofErr w:type="spellEnd"/>
            <w:r>
              <w:rPr>
                <w:color w:val="000000"/>
                <w:lang w:val="en-US"/>
              </w:rPr>
              <w:t>A</w:t>
            </w:r>
            <w:proofErr w:type="spellStart"/>
            <w:r>
              <w:rPr>
                <w:color w:val="000000"/>
              </w:rPr>
              <w:t>ctivate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A04432A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0916E03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Флаг автоматического запуска в работу</w:t>
            </w:r>
          </w:p>
          <w:p w14:paraId="56363511" w14:textId="77777777" w:rsidR="00091F84" w:rsidRDefault="00091F84" w:rsidP="00054F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20"/>
              </w:tabs>
              <w:rPr>
                <w:color w:val="000000"/>
              </w:rPr>
            </w:pPr>
            <w:r>
              <w:rPr>
                <w:color w:val="000000"/>
              </w:rPr>
              <w:t>«t» – заказ должен автоматически запускаться в работу,</w:t>
            </w:r>
          </w:p>
          <w:p w14:paraId="789EAE0E" w14:textId="77777777" w:rsidR="00091F84" w:rsidRDefault="00091F84" w:rsidP="00054F1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«f» – заказ не должен автоматически запускаться в работу.</w:t>
            </w:r>
          </w:p>
          <w:p w14:paraId="7A8849F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</w:t>
            </w:r>
            <w:proofErr w:type="gramStart"/>
            <w:r>
              <w:rPr>
                <w:i/>
                <w:color w:val="000000"/>
              </w:rPr>
              <w:t>f ”</w:t>
            </w:r>
            <w:proofErr w:type="gramEnd"/>
            <w:r>
              <w:rPr>
                <w:i/>
                <w:color w:val="000000"/>
              </w:rPr>
              <w:t xml:space="preserve"> </w:t>
            </w:r>
          </w:p>
        </w:tc>
      </w:tr>
      <w:tr w:rsidR="00091F84" w14:paraId="70E072DF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1311D0" w14:textId="33B74497" w:rsidR="00091F84" w:rsidRPr="00436E1D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processing_method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9F3986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03765D" w14:textId="7442C28E" w:rsidR="00091F84" w:rsidRPr="00B132D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Способ обработки заказа</w:t>
            </w:r>
            <w:r w:rsidR="00B132D4" w:rsidRPr="00B132D4">
              <w:rPr>
                <w:color w:val="000000"/>
              </w:rPr>
              <w:t xml:space="preserve"> (</w:t>
            </w:r>
            <w:r w:rsidR="00B132D4">
              <w:rPr>
                <w:color w:val="000000"/>
              </w:rPr>
              <w:t>направление отгрузки, полный список в документе ДП - см. п. 5.2)</w:t>
            </w:r>
          </w:p>
        </w:tc>
      </w:tr>
      <w:tr w:rsidR="00091F84" w14:paraId="116DF834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DA3D1D7" w14:textId="1A5D5DB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  <w:r>
              <w:rPr>
                <w:color w:val="000000"/>
                <w:lang w:val="en-US"/>
              </w:rPr>
              <w:t>D</w:t>
            </w:r>
            <w:proofErr w:type="spellStart"/>
            <w:r>
              <w:rPr>
                <w:color w:val="000000"/>
              </w:rPr>
              <w:t>ate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B6169F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Date</w:t>
            </w:r>
            <w:proofErr w:type="spellEnd"/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48EB2CC" w14:textId="1DE5D3ED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Дата и время автоматического запуска заказа на планирование. Используется только, если указан флаг </w:t>
            </w:r>
            <w:proofErr w:type="spellStart"/>
            <w:r>
              <w:rPr>
                <w:color w:val="000000"/>
              </w:rPr>
              <w:t>auto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tart</w:t>
            </w:r>
            <w:proofErr w:type="spellEnd"/>
            <w:r>
              <w:rPr>
                <w:color w:val="000000"/>
              </w:rPr>
              <w:t xml:space="preserve"> (тогда система запускает заказ в указанное время).</w:t>
            </w:r>
          </w:p>
        </w:tc>
      </w:tr>
      <w:tr w:rsidR="00091F84" w14:paraId="191CFEEE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389BE0" w14:textId="00C211A4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responsible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C093EE" w14:textId="302B7CF9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F661F5F" w14:textId="77777777" w:rsidR="00091F84" w:rsidRDefault="00091F84" w:rsidP="00091F84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Фамилия ответственного менеджера</w:t>
            </w:r>
          </w:p>
          <w:p w14:paraId="01F7C3BE" w14:textId="5BCE465B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2FF8F91D" w14:textId="77777777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D7B04B" w14:textId="14FFE5EB" w:rsidR="00091F84" w:rsidRPr="00D17DAF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comment</w:t>
            </w:r>
            <w:proofErr w:type="spellEnd"/>
            <w:r>
              <w:rPr>
                <w:color w:val="000000"/>
                <w:lang w:val="en-US"/>
              </w:rPr>
              <w:t>s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92F912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30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6A20DA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  <w:p w14:paraId="5E7B0197" w14:textId="77777777" w:rsidR="00091F84" w:rsidRDefault="00091F84" w:rsidP="00091F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“” (пусто)</w:t>
            </w:r>
          </w:p>
        </w:tc>
      </w:tr>
    </w:tbl>
    <w:p w14:paraId="7D799FA7" w14:textId="262B4DEA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19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заказа на отгрузку» &lt;</w:t>
      </w:r>
      <w:proofErr w:type="spellStart"/>
      <w:r w:rsidR="006874F4">
        <w:rPr>
          <w:color w:val="000000"/>
        </w:rPr>
        <w:t>order</w:t>
      </w:r>
      <w:proofErr w:type="spellEnd"/>
      <w:r w:rsidR="00D17DAF">
        <w:rPr>
          <w:color w:val="000000"/>
          <w:lang w:val="en-US"/>
        </w:rPr>
        <w:t>D</w:t>
      </w:r>
      <w:proofErr w:type="spellStart"/>
      <w:r w:rsidR="006874F4">
        <w:rPr>
          <w:color w:val="000000"/>
        </w:rPr>
        <w:t>etail</w:t>
      </w:r>
      <w:proofErr w:type="spellEnd"/>
      <w:r w:rsidR="006874F4">
        <w:rPr>
          <w:color w:val="000000"/>
        </w:rPr>
        <w:t>&gt;</w:t>
      </w:r>
    </w:p>
    <w:tbl>
      <w:tblPr>
        <w:tblStyle w:val="27"/>
        <w:tblW w:w="9169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83"/>
        <w:gridCol w:w="1795"/>
        <w:gridCol w:w="5491"/>
      </w:tblGrid>
      <w:tr w:rsidR="002F7D42" w14:paraId="628D56F5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EECCD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363C9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BF1B7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7E26A2FA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4DCDCB" w14:textId="7FDF7074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DCC7F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FA20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заголовке.</w:t>
            </w:r>
          </w:p>
        </w:tc>
      </w:tr>
      <w:tr w:rsidR="002F7D42" w14:paraId="5991C217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474DE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836A5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194190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 в ГС. Не должен меняться у нижестоящих строк при удалении вышестоящей строки.</w:t>
            </w:r>
          </w:p>
        </w:tc>
      </w:tr>
      <w:tr w:rsidR="002B65A1" w14:paraId="0F995E7D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CFD960" w14:textId="57128479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>
              <w:rPr>
                <w:color w:val="000000"/>
              </w:rPr>
              <w:lastRenderedPageBreak/>
              <w:t>sku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D31CBB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D01F824" w14:textId="2F518AA4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2B65A1" w14:paraId="43B244CC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CA99FC" w14:textId="4A3244A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D17DAF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  <w:r w:rsidR="00350A70"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821158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171E93" w14:textId="610B7CC9" w:rsidR="002B65A1" w:rsidRPr="007E329C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 владельца товара в справочнике предприятия (данный параметр используется при планировании заказа с учетом владельца)</w:t>
            </w:r>
          </w:p>
          <w:p w14:paraId="3938661D" w14:textId="35FCE570" w:rsidR="002B65A1" w:rsidRPr="00B67344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задан»)</w:t>
            </w:r>
          </w:p>
        </w:tc>
      </w:tr>
      <w:tr w:rsidR="002B65A1" w14:paraId="05195542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02EC28C" w14:textId="55141C2C" w:rsidR="002B65A1" w:rsidRPr="00D17DAF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highlight w:val="yellow"/>
              </w:rPr>
            </w:pPr>
            <w:proofErr w:type="spellStart"/>
            <w:r w:rsidRPr="009B2C81">
              <w:rPr>
                <w:color w:val="000000"/>
                <w:lang w:val="en-US"/>
              </w:rPr>
              <w:t>category</w:t>
            </w:r>
            <w:r w:rsidR="00D17DAF" w:rsidRPr="009B2C81">
              <w:rPr>
                <w:color w:val="000000"/>
                <w:lang w:val="en-US"/>
              </w:rPr>
              <w:t>I</w:t>
            </w:r>
            <w:r w:rsidRPr="009B2C81">
              <w:rPr>
                <w:color w:val="000000"/>
                <w:lang w:val="en-US"/>
              </w:rPr>
              <w:t>d</w:t>
            </w:r>
            <w:proofErr w:type="spellEnd"/>
            <w:r w:rsidRPr="009B2C81"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CEA756B" w14:textId="1152099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A109C95" w14:textId="77777777" w:rsidR="00350A70" w:rsidRPr="00350A70" w:rsidRDefault="00350A70" w:rsidP="00350A70">
            <w:pPr>
              <w:pStyle w:val="af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50A70">
              <w:rPr>
                <w:color w:val="000000"/>
              </w:rPr>
              <w:t>Для владельца «Основной» будет передаваться категория «Норма;</w:t>
            </w:r>
          </w:p>
          <w:p w14:paraId="59A75FF6" w14:textId="63987014" w:rsidR="002B65A1" w:rsidRPr="00350A70" w:rsidRDefault="00350A70" w:rsidP="00350A70">
            <w:pPr>
              <w:pStyle w:val="af1"/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50A70">
              <w:rPr>
                <w:color w:val="000000"/>
              </w:rPr>
              <w:t>Для владельцев кроме «Основной» будет передаваться категория «Любой» - в заказы будут планироваться грузы с любой категорией.</w:t>
            </w:r>
          </w:p>
        </w:tc>
      </w:tr>
      <w:tr w:rsidR="002B65A1" w14:paraId="5FD31FD8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060CEB" w14:textId="6899F75A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453EE">
              <w:rPr>
                <w:lang w:val="en-US"/>
              </w:rPr>
              <w:t>pack</w:t>
            </w:r>
            <w:r w:rsidR="00781F97" w:rsidRPr="007453EE">
              <w:rPr>
                <w:lang w:val="en-US"/>
              </w:rPr>
              <w:t>I</w:t>
            </w:r>
            <w:r w:rsidRPr="007453EE">
              <w:rPr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82A5FCC" w14:textId="77777777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A9F970" w14:textId="77777777" w:rsidR="002B65A1" w:rsidRPr="007453E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Требуемая упаковка</w:t>
            </w:r>
          </w:p>
        </w:tc>
      </w:tr>
      <w:tr w:rsidR="002B65A1" w14:paraId="6B0E8620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9E545" w14:textId="47102D90" w:rsidR="002B65A1" w:rsidRDefault="00594A33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batch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0D6E31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493DBF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партия или серия. </w:t>
            </w:r>
          </w:p>
          <w:p w14:paraId="1FD28A40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“-”</w:t>
            </w:r>
          </w:p>
        </w:tc>
      </w:tr>
      <w:tr w:rsidR="002B65A1" w14:paraId="73EDEE10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50124B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DA7E3E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29F6CD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товара в базовых единицах ГС</w:t>
            </w:r>
          </w:p>
        </w:tc>
      </w:tr>
      <w:tr w:rsidR="00781F97" w14:paraId="59C55916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E4FB04" w14:textId="2A856947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uom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7EC85B" w14:textId="5B249E5C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Varchar</w:t>
            </w:r>
            <w:r>
              <w:rPr>
                <w:color w:val="000000"/>
              </w:rPr>
              <w:t>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6DC19E6" w14:textId="77777777" w:rsidR="00781F97" w:rsidRDefault="00781F97" w:rsidP="00781F97">
            <w:pPr>
              <w:snapToGrid w:val="0"/>
              <w:spacing w:after="0"/>
            </w:pPr>
            <w:r>
              <w:rPr>
                <w:color w:val="000000"/>
              </w:rPr>
              <w:t>Единица измерения товара из справочника Единиц измерения (идентификатор единицы измерения в ГС)</w:t>
            </w:r>
          </w:p>
          <w:p w14:paraId="44D9274C" w14:textId="64DA444D" w:rsidR="00781F97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0 («Не задано»)</w:t>
            </w:r>
          </w:p>
        </w:tc>
      </w:tr>
      <w:tr w:rsidR="002B65A1" w14:paraId="178817B1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D2C29E" w14:textId="330C9751" w:rsidR="002B65A1" w:rsidRPr="00592F40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dtd</w:t>
            </w:r>
            <w:r w:rsidR="00781F97">
              <w:rPr>
                <w:color w:val="000000"/>
                <w:lang w:val="en-US"/>
              </w:rPr>
              <w:t>P</w:t>
            </w:r>
            <w:r>
              <w:rPr>
                <w:color w:val="000000"/>
                <w:lang w:val="en-US"/>
              </w:rPr>
              <w:t>ercent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80E2F7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900714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Минимальный процент остаточного срока годности товара</w:t>
            </w:r>
          </w:p>
          <w:p w14:paraId="6C6C7317" w14:textId="77777777" w:rsidR="002B65A1" w:rsidRPr="00592F40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  <w:color w:val="000000"/>
              </w:rPr>
              <w:t>Значение по умолчанию: “0”</w:t>
            </w:r>
          </w:p>
        </w:tc>
      </w:tr>
      <w:tr w:rsidR="002B65A1" w14:paraId="138992F4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F2D44D" w14:textId="77777777" w:rsidR="002B65A1" w:rsidRPr="007A1FBE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t>marker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C7760C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9B29F4" w14:textId="2200A7CD" w:rsidR="00781F97" w:rsidRDefault="00781F97" w:rsidP="00781F9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Маркер товара (может использоваться для указания товара, созданного под этот заказ). </w:t>
            </w:r>
          </w:p>
          <w:p w14:paraId="517F165B" w14:textId="5EA552BD" w:rsidR="002B65A1" w:rsidRPr="002541B2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i/>
              </w:rPr>
              <w:t>Значение по умолчанию:</w:t>
            </w:r>
            <w:r>
              <w:rPr>
                <w:i/>
                <w:color w:val="000000"/>
              </w:rPr>
              <w:t xml:space="preserve"> </w:t>
            </w:r>
            <w:r>
              <w:rPr>
                <w:i/>
                <w:color w:val="000000"/>
                <w:lang w:val="en-US"/>
              </w:rPr>
              <w:t>“-”</w:t>
            </w:r>
          </w:p>
        </w:tc>
      </w:tr>
      <w:tr w:rsidR="00781F97" w14:paraId="5C1DF777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C1766AD" w14:textId="0DF512B6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t>serial</w:t>
            </w:r>
            <w:proofErr w:type="spellEnd"/>
            <w:r w:rsidRPr="007453EE">
              <w:rPr>
                <w:lang w:val="en-US"/>
              </w:rPr>
              <w:t>N</w:t>
            </w:r>
            <w:proofErr w:type="spellStart"/>
            <w:r w:rsidRPr="007453EE">
              <w:t>um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CAF3EF" w14:textId="0DDB8877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CFCDFAF" w14:textId="3A0F077C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453EE">
              <w:t>Серийный номер (для планирования штучных грузов, у которых в качестве параметра был задан серийный номер)</w:t>
            </w:r>
          </w:p>
        </w:tc>
      </w:tr>
      <w:tr w:rsidR="00781F97" w14:paraId="30ADCDD8" w14:textId="77777777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AB8798" w14:textId="6D9EFA1C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453EE">
              <w:lastRenderedPageBreak/>
              <w:t>serial</w:t>
            </w:r>
            <w:proofErr w:type="spellEnd"/>
            <w:r w:rsidRPr="007453EE">
              <w:rPr>
                <w:lang w:val="en-US"/>
              </w:rPr>
              <w:t>N</w:t>
            </w:r>
            <w:proofErr w:type="spellStart"/>
            <w:r w:rsidRPr="007453EE">
              <w:t>um</w:t>
            </w:r>
            <w:proofErr w:type="spellEnd"/>
            <w:r w:rsidRPr="007453EE">
              <w:rPr>
                <w:lang w:val="en-US"/>
              </w:rPr>
              <w:t>T</w:t>
            </w:r>
            <w:proofErr w:type="spellStart"/>
            <w:r w:rsidRPr="007453EE">
              <w:t>rack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7D9342" w14:textId="06EDEAC1" w:rsidR="00781F97" w:rsidRPr="007453EE" w:rsidRDefault="00781F97" w:rsidP="00781F97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proofErr w:type="gramStart"/>
            <w:r w:rsidRPr="007453EE">
              <w:t>Char</w:t>
            </w:r>
            <w:proofErr w:type="spellEnd"/>
            <w:r w:rsidRPr="007453EE">
              <w:t>(</w:t>
            </w:r>
            <w:proofErr w:type="gramEnd"/>
            <w:r w:rsidRPr="007453EE">
              <w:t>1)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5394D9" w14:textId="77777777" w:rsidR="00781F97" w:rsidRPr="007453EE" w:rsidRDefault="00781F97" w:rsidP="00781F97">
            <w:pPr>
              <w:snapToGrid w:val="0"/>
              <w:spacing w:after="0"/>
              <w:jc w:val="left"/>
            </w:pPr>
            <w:r w:rsidRPr="007453EE">
              <w:t>Флаг, определяющий необходимость регистрации серийных номеров в процессе упаковки отобранных грузов</w:t>
            </w:r>
          </w:p>
          <w:p w14:paraId="092D23A3" w14:textId="77777777" w:rsidR="007453EE" w:rsidRDefault="00781F97" w:rsidP="007453EE">
            <w:pPr>
              <w:numPr>
                <w:ilvl w:val="0"/>
                <w:numId w:val="19"/>
              </w:numPr>
              <w:suppressAutoHyphens w:val="0"/>
              <w:spacing w:after="0"/>
              <w:jc w:val="left"/>
            </w:pPr>
            <w:r w:rsidRPr="007453EE">
              <w:t xml:space="preserve">t – необходимо регистрировать серийные номера в процессе упаковки грузов </w:t>
            </w:r>
          </w:p>
          <w:p w14:paraId="438717EE" w14:textId="3B997513" w:rsidR="00781F97" w:rsidRPr="007453EE" w:rsidRDefault="00781F97" w:rsidP="007453EE">
            <w:pPr>
              <w:numPr>
                <w:ilvl w:val="0"/>
                <w:numId w:val="19"/>
              </w:numPr>
              <w:suppressAutoHyphens w:val="0"/>
              <w:spacing w:after="0"/>
              <w:jc w:val="left"/>
            </w:pPr>
            <w:r w:rsidRPr="007453EE">
              <w:t>f – нет необходимости регистрировать серийные номера в процессе упаковки грузов</w:t>
            </w:r>
          </w:p>
        </w:tc>
      </w:tr>
      <w:tr w:rsidR="002B65A1" w14:paraId="13723BEC" w14:textId="77777777" w:rsidTr="00815E3B">
        <w:trPr>
          <w:trHeight w:val="344"/>
        </w:trPr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D751B7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266A05D" w14:textId="77777777" w:rsidR="002B65A1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49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622E32E" w14:textId="77777777" w:rsidR="002B65A1" w:rsidRPr="00815E3B" w:rsidRDefault="002B65A1" w:rsidP="002B65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</w:tc>
      </w:tr>
    </w:tbl>
    <w:p w14:paraId="207188E7" w14:textId="77777777" w:rsidR="002F7D42" w:rsidRPr="00BB797D" w:rsidRDefault="006874F4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color w:val="000000"/>
          <w:lang w:val="en-US"/>
        </w:rPr>
      </w:pPr>
      <w:r>
        <w:rPr>
          <w:color w:val="000000"/>
        </w:rPr>
        <w:t>Пример</w:t>
      </w:r>
      <w:r w:rsidRPr="00BB797D">
        <w:rPr>
          <w:color w:val="000000"/>
          <w:lang w:val="en-US"/>
        </w:rPr>
        <w:t>:</w:t>
      </w:r>
    </w:p>
    <w:p w14:paraId="41131F3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{</w:t>
      </w:r>
    </w:p>
    <w:p w14:paraId="15A235F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Order</w:t>
      </w:r>
      <w:proofErr w:type="spellEnd"/>
      <w:r w:rsidRPr="008543E8">
        <w:rPr>
          <w:i/>
          <w:iCs/>
          <w:sz w:val="20"/>
          <w:szCs w:val="20"/>
        </w:rPr>
        <w:t>": {</w:t>
      </w:r>
    </w:p>
    <w:p w14:paraId="0AFDE1B0" w14:textId="4F50594C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r w:rsidR="00091F84">
        <w:rPr>
          <w:i/>
          <w:iCs/>
          <w:sz w:val="20"/>
          <w:szCs w:val="20"/>
          <w:lang w:val="en-US"/>
        </w:rPr>
        <w:t>Message</w:t>
      </w:r>
      <w:proofErr w:type="spellStart"/>
      <w:r w:rsidRPr="008543E8">
        <w:rPr>
          <w:i/>
          <w:iCs/>
          <w:sz w:val="20"/>
          <w:szCs w:val="20"/>
        </w:rPr>
        <w:t>Id</w:t>
      </w:r>
      <w:proofErr w:type="spellEnd"/>
      <w:r w:rsidRPr="008543E8">
        <w:rPr>
          <w:i/>
          <w:iCs/>
          <w:sz w:val="20"/>
          <w:szCs w:val="20"/>
        </w:rPr>
        <w:t>": "76713194",</w:t>
      </w:r>
    </w:p>
    <w:p w14:paraId="48C7C7F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"c2bd09d4-c508-11ef-859c-509a4caf7e09",</w:t>
      </w:r>
    </w:p>
    <w:p w14:paraId="334E72C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"action": "set",</w:t>
      </w:r>
    </w:p>
    <w:p w14:paraId="6396B474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displayName</w:t>
      </w:r>
      <w:proofErr w:type="spellEnd"/>
      <w:r w:rsidRPr="009B2DC7">
        <w:rPr>
          <w:i/>
          <w:iCs/>
          <w:sz w:val="20"/>
          <w:szCs w:val="20"/>
          <w:lang w:val="en-US"/>
        </w:rPr>
        <w:t>": "</w:t>
      </w:r>
      <w:r w:rsidRPr="008543E8">
        <w:rPr>
          <w:i/>
          <w:iCs/>
          <w:sz w:val="20"/>
          <w:szCs w:val="20"/>
        </w:rPr>
        <w:t>СН</w:t>
      </w:r>
      <w:r w:rsidRPr="009B2DC7">
        <w:rPr>
          <w:i/>
          <w:iCs/>
          <w:sz w:val="20"/>
          <w:szCs w:val="20"/>
          <w:lang w:val="en-US"/>
        </w:rPr>
        <w:t>00-013808",</w:t>
      </w:r>
    </w:p>
    <w:p w14:paraId="2795B6C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clientId</w:t>
      </w:r>
      <w:proofErr w:type="spellEnd"/>
      <w:r w:rsidRPr="009B2DC7">
        <w:rPr>
          <w:i/>
          <w:iCs/>
          <w:sz w:val="20"/>
          <w:szCs w:val="20"/>
          <w:lang w:val="en-US"/>
        </w:rPr>
        <w:t>": "00d3f5b4-db6f-11e7-bed8-5413790c4dea",</w:t>
      </w:r>
    </w:p>
    <w:p w14:paraId="35910A8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"689d90c8-b891-11e7-815a-005056827059",</w:t>
      </w:r>
    </w:p>
    <w:p w14:paraId="184E36B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"A",</w:t>
      </w:r>
    </w:p>
    <w:p w14:paraId="0B95B12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dateToShip</w:t>
      </w:r>
      <w:proofErr w:type="spellEnd"/>
      <w:r w:rsidRPr="009B2DC7">
        <w:rPr>
          <w:i/>
          <w:iCs/>
          <w:sz w:val="20"/>
          <w:szCs w:val="20"/>
          <w:lang w:val="en-US"/>
        </w:rPr>
        <w:t>": "28-12-2024 00:00",</w:t>
      </w:r>
    </w:p>
    <w:p w14:paraId="08B9A7CB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autoStart</w:t>
      </w:r>
      <w:proofErr w:type="spellEnd"/>
      <w:r w:rsidRPr="009B2DC7">
        <w:rPr>
          <w:i/>
          <w:iCs/>
          <w:sz w:val="20"/>
          <w:szCs w:val="20"/>
          <w:lang w:val="en-US"/>
        </w:rPr>
        <w:t>": "false",</w:t>
      </w:r>
    </w:p>
    <w:p w14:paraId="5566D7EF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autoActivate</w:t>
      </w:r>
      <w:proofErr w:type="spellEnd"/>
      <w:r w:rsidRPr="009B2DC7">
        <w:rPr>
          <w:i/>
          <w:iCs/>
          <w:sz w:val="20"/>
          <w:szCs w:val="20"/>
          <w:lang w:val="en-US"/>
        </w:rPr>
        <w:t>": "false",</w:t>
      </w:r>
    </w:p>
    <w:p w14:paraId="6576C6B6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autoStartDate</w:t>
      </w:r>
      <w:proofErr w:type="spellEnd"/>
      <w:r w:rsidRPr="009B2DC7">
        <w:rPr>
          <w:i/>
          <w:iCs/>
          <w:sz w:val="20"/>
          <w:szCs w:val="20"/>
          <w:lang w:val="en-US"/>
        </w:rPr>
        <w:t>": "",</w:t>
      </w:r>
    </w:p>
    <w:p w14:paraId="18B21A9F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"responsible": "",</w:t>
      </w:r>
    </w:p>
    <w:p w14:paraId="03B40BD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"comment": "",</w:t>
      </w:r>
    </w:p>
    <w:p w14:paraId="2D364AC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OrderDetail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6DEDBA8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"c2bd09d4-c508-11ef-859c-509a4caf7e09",</w:t>
      </w:r>
    </w:p>
    <w:p w14:paraId="7E9D7413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797AF802" w14:textId="77777777" w:rsidR="00FA0D42" w:rsidRPr="009B2DC7" w:rsidRDefault="00FA0D42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7D894F59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"</w:t>
      </w:r>
      <w:proofErr w:type="spellStart"/>
      <w:r w:rsidRPr="008543E8">
        <w:rPr>
          <w:i/>
          <w:iCs/>
          <w:sz w:val="20"/>
          <w:szCs w:val="20"/>
        </w:rPr>
        <w:t>holderId</w:t>
      </w:r>
      <w:proofErr w:type="spellEnd"/>
      <w:r w:rsidRPr="008543E8">
        <w:rPr>
          <w:i/>
          <w:iCs/>
          <w:sz w:val="20"/>
          <w:szCs w:val="20"/>
        </w:rPr>
        <w:t>": "-1",</w:t>
      </w:r>
    </w:p>
    <w:p w14:paraId="17B5F575" w14:textId="6587A321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batch</w:t>
      </w:r>
      <w:proofErr w:type="spellEnd"/>
      <w:r w:rsidRPr="008543E8">
        <w:rPr>
          <w:i/>
          <w:iCs/>
          <w:sz w:val="20"/>
          <w:szCs w:val="20"/>
        </w:rPr>
        <w:t>": "22012024",</w:t>
      </w:r>
    </w:p>
    <w:p w14:paraId="3A96412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qty</w:t>
      </w:r>
      <w:proofErr w:type="spellEnd"/>
      <w:r w:rsidRPr="008543E8">
        <w:rPr>
          <w:i/>
          <w:iCs/>
          <w:sz w:val="20"/>
          <w:szCs w:val="20"/>
        </w:rPr>
        <w:t>": "45",</w:t>
      </w:r>
    </w:p>
    <w:p w14:paraId="314F339D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"</w:t>
      </w:r>
      <w:proofErr w:type="spellStart"/>
      <w:r w:rsidRPr="008543E8">
        <w:rPr>
          <w:i/>
          <w:iCs/>
          <w:sz w:val="20"/>
          <w:szCs w:val="20"/>
        </w:rPr>
        <w:t>comments</w:t>
      </w:r>
      <w:proofErr w:type="spellEnd"/>
      <w:r w:rsidRPr="008543E8">
        <w:rPr>
          <w:i/>
          <w:iCs/>
          <w:sz w:val="20"/>
          <w:szCs w:val="20"/>
        </w:rPr>
        <w:t>": ""</w:t>
      </w:r>
    </w:p>
    <w:p w14:paraId="467BE6D3" w14:textId="77777777" w:rsidR="00FA0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78897F95" w14:textId="1A530FDC" w:rsidR="002F7D42" w:rsidRPr="008543E8" w:rsidRDefault="00FA0D42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218B937C" w14:textId="77777777" w:rsidR="00165255" w:rsidRPr="000D101E" w:rsidRDefault="00165255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5D4D4421" w14:textId="1C50F556" w:rsidR="000D101E" w:rsidRPr="000D101E" w:rsidRDefault="000D101E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  <w:lang w:val="x-none"/>
        </w:rPr>
      </w:pPr>
      <w:bookmarkStart w:id="167" w:name="_4bvk7pj" w:colFirst="0" w:colLast="0"/>
      <w:bookmarkStart w:id="168" w:name="_Toc393892133"/>
      <w:bookmarkStart w:id="169" w:name="_Toc463339888"/>
      <w:bookmarkStart w:id="170" w:name="_Ref184210667"/>
      <w:bookmarkStart w:id="171" w:name="_Toc215488176"/>
      <w:bookmarkEnd w:id="167"/>
      <w:r w:rsidRPr="000D101E">
        <w:rPr>
          <w:rFonts w:ascii="Arial" w:hAnsi="Arial"/>
          <w:bCs/>
          <w:sz w:val="32"/>
          <w:szCs w:val="32"/>
          <w:lang w:val="x-none"/>
        </w:rPr>
        <w:t>Задание на смену владельца</w:t>
      </w:r>
      <w:bookmarkEnd w:id="168"/>
      <w:bookmarkEnd w:id="169"/>
      <w:r w:rsidR="004F3890">
        <w:rPr>
          <w:rFonts w:ascii="Arial" w:hAnsi="Arial"/>
          <w:bCs/>
          <w:sz w:val="32"/>
          <w:szCs w:val="32"/>
        </w:rPr>
        <w:t xml:space="preserve"> </w:t>
      </w:r>
      <w:r w:rsidR="004F3890" w:rsidRPr="004F3890">
        <w:rPr>
          <w:rFonts w:ascii="Arial" w:hAnsi="Arial"/>
          <w:bCs/>
          <w:sz w:val="32"/>
          <w:szCs w:val="32"/>
        </w:rPr>
        <w:t>&lt;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owner</w:t>
      </w:r>
      <w:proofErr w:type="spellEnd"/>
      <w:r w:rsidR="00987351">
        <w:rPr>
          <w:rFonts w:ascii="Arial" w:hAnsi="Arial"/>
          <w:bCs/>
          <w:sz w:val="32"/>
          <w:szCs w:val="32"/>
          <w:lang w:val="en-US"/>
        </w:rPr>
        <w:t>C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hange</w:t>
      </w:r>
      <w:proofErr w:type="spellEnd"/>
      <w:r w:rsidR="00987351">
        <w:rPr>
          <w:rFonts w:ascii="Arial" w:hAnsi="Arial"/>
          <w:bCs/>
          <w:sz w:val="32"/>
          <w:szCs w:val="32"/>
          <w:lang w:val="en-US"/>
        </w:rPr>
        <w:t>R</w:t>
      </w:r>
      <w:proofErr w:type="spellStart"/>
      <w:r w:rsidR="004F3890" w:rsidRPr="004F3890">
        <w:rPr>
          <w:rFonts w:ascii="Arial" w:hAnsi="Arial"/>
          <w:bCs/>
          <w:sz w:val="32"/>
          <w:szCs w:val="32"/>
        </w:rPr>
        <w:t>eq</w:t>
      </w:r>
      <w:proofErr w:type="spellEnd"/>
      <w:r w:rsidR="004F3890" w:rsidRPr="004F3890">
        <w:rPr>
          <w:rFonts w:ascii="Arial" w:hAnsi="Arial"/>
          <w:bCs/>
          <w:sz w:val="32"/>
          <w:szCs w:val="32"/>
        </w:rPr>
        <w:t>&gt;</w:t>
      </w:r>
      <w:bookmarkEnd w:id="170"/>
      <w:bookmarkEnd w:id="171"/>
    </w:p>
    <w:p w14:paraId="783B8106" w14:textId="1A2A8537" w:rsidR="000D101E" w:rsidRDefault="000D101E" w:rsidP="000D101E">
      <w:pPr>
        <w:spacing w:before="120" w:after="0"/>
        <w:ind w:firstLine="567"/>
        <w:rPr>
          <w:iCs/>
        </w:rPr>
      </w:pPr>
      <w:r>
        <w:rPr>
          <w:iCs/>
        </w:rPr>
        <w:t xml:space="preserve">Передается из ГС в СУ по событию ввода (корректировки) документа-основания на смену владельца товара. Изменения принимаются для заданий, не запущенных в складскую обработку. В остальных статусах изменения игнорируются: пакет получает статус “Обработан с ошибкой”. </w:t>
      </w:r>
    </w:p>
    <w:p w14:paraId="1DD1B79F" w14:textId="33B35490" w:rsidR="000D101E" w:rsidRDefault="000D101E" w:rsidP="000D101E">
      <w:pPr>
        <w:spacing w:before="240" w:after="120"/>
        <w:ind w:firstLine="567"/>
        <w:rPr>
          <w:iCs/>
        </w:rPr>
      </w:pPr>
      <w:r>
        <w:rPr>
          <w:iCs/>
        </w:rPr>
        <w:lastRenderedPageBreak/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FF2ECB">
        <w:rPr>
          <w:iCs/>
          <w:noProof/>
        </w:rPr>
        <w:t>20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«Задание на смену владельца» &lt;</w:t>
      </w:r>
      <w:proofErr w:type="spellStart"/>
      <w:r>
        <w:rPr>
          <w:iCs/>
          <w:lang w:val="en-US"/>
        </w:rPr>
        <w:t>owner</w:t>
      </w:r>
      <w:r w:rsidR="00987351">
        <w:rPr>
          <w:iCs/>
          <w:lang w:val="en-US"/>
        </w:rPr>
        <w:t>C</w:t>
      </w:r>
      <w:r>
        <w:rPr>
          <w:iCs/>
          <w:lang w:val="en-US"/>
        </w:rPr>
        <w:t>hange</w:t>
      </w:r>
      <w:r w:rsidR="00987351">
        <w:rPr>
          <w:iCs/>
          <w:lang w:val="en-US"/>
        </w:rPr>
        <w:t>R</w:t>
      </w:r>
      <w:r>
        <w:rPr>
          <w:iCs/>
          <w:lang w:val="en-US"/>
        </w:rPr>
        <w:t>eq</w:t>
      </w:r>
      <w:proofErr w:type="spellEnd"/>
      <w:r>
        <w:rPr>
          <w:iCs/>
        </w:rPr>
        <w:t>&gt;</w:t>
      </w:r>
    </w:p>
    <w:tbl>
      <w:tblPr>
        <w:tblW w:w="95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711"/>
      </w:tblGrid>
      <w:tr w:rsidR="000D101E" w14:paraId="2165CB2E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7E0CBB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BBB1DBA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704076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24CB0417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0362AF" w14:textId="2049E5DF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 w:rsidRPr="000F5C9B">
              <w:t>messageId</w:t>
            </w:r>
            <w:proofErr w:type="spellEnd"/>
            <w:r w:rsidRPr="000F5C9B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ED748B" w14:textId="3566C06B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9CCF57" w14:textId="19BA39EF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 w:rsidRPr="000F5C9B">
              <w:t>Уникальный идентификатор сообщения ГС</w:t>
            </w:r>
          </w:p>
        </w:tc>
      </w:tr>
      <w:tr w:rsidR="00091F84" w14:paraId="1C09C0A6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307528" w14:textId="28358E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docI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0B6A61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FCE5D3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Главный ключ.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Он может совпадать с номером документа, может не совпадать. Скорее служит для машины, а не для человека.</w:t>
            </w:r>
          </w:p>
        </w:tc>
      </w:tr>
      <w:tr w:rsidR="00091F84" w:rsidRPr="0047329D" w14:paraId="7FD9343D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30507C" w14:textId="1325D205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displayName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8C7706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BEC9B8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в ГС для отображения в интерфейсе менеджера.</w:t>
            </w:r>
            <w:r>
              <w:rPr>
                <w:b/>
                <w:color w:val="000000"/>
              </w:rPr>
              <w:t xml:space="preserve"> </w:t>
            </w:r>
            <w:r>
              <w:rPr>
                <w:color w:val="000000"/>
              </w:rPr>
              <w:t>Это именно номер, который видит менеджер, например, в первичном документе.</w:t>
            </w:r>
          </w:p>
          <w:p w14:paraId="264D5596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  <w:tr w:rsidR="00091F84" w14:paraId="203CB1B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B5F36B" w14:textId="630F987A" w:rsidR="00091F8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warehousId</w:t>
            </w:r>
            <w:proofErr w:type="spellEnd"/>
            <w:r>
              <w:rPr>
                <w:color w:val="000000"/>
                <w:lang w:val="en-US"/>
              </w:rPr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483DA4" w14:textId="6614DAE2" w:rsidR="00091F84" w:rsidRPr="0010701C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719A64" w14:textId="3D06BC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 w:rsidRPr="00946E05">
              <w:rPr>
                <w:color w:val="000000"/>
              </w:rPr>
              <w:t xml:space="preserve">Физический склад </w:t>
            </w:r>
            <w:r>
              <w:rPr>
                <w:color w:val="000000"/>
              </w:rPr>
              <w:t>выполнения ВСО</w:t>
            </w:r>
            <w:r w:rsidRPr="00946E05">
              <w:rPr>
                <w:color w:val="000000"/>
              </w:rPr>
              <w:t>. Идентификатор из справочника складов.</w:t>
            </w:r>
          </w:p>
        </w:tc>
      </w:tr>
      <w:tr w:rsidR="00091F84" w14:paraId="790470E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799217" w14:textId="3CC031A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oldH</w:t>
            </w:r>
            <w:r>
              <w:rPr>
                <w:color w:val="000000"/>
              </w:rPr>
              <w:t>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E65E6F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4E0A41B" w14:textId="10925E58" w:rsidR="00091F84" w:rsidRPr="00865155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8F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прежнего владельца в справочнике предприятия. </w:t>
            </w:r>
          </w:p>
        </w:tc>
      </w:tr>
      <w:tr w:rsidR="00091F84" w:rsidRPr="0047329D" w14:paraId="713A37D5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6B561C" w14:textId="3B1348B8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newH</w:t>
            </w:r>
            <w:r>
              <w:rPr>
                <w:color w:val="000000"/>
              </w:rPr>
              <w:t>older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D33914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7164F1" w14:textId="0299E8C9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Код нового владельца в справочнике предприятия. </w:t>
            </w:r>
          </w:p>
        </w:tc>
      </w:tr>
      <w:tr w:rsidR="00091F84" w:rsidRPr="0047329D" w14:paraId="717187D9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488979" w14:textId="474C5CDC" w:rsidR="00091F84" w:rsidRPr="00E60DC4" w:rsidRDefault="00091F84" w:rsidP="00091F84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moveFlag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CEBC01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proofErr w:type="gramStart"/>
            <w:r>
              <w:rPr>
                <w:color w:val="000000"/>
                <w:lang w:val="en-US"/>
              </w:rPr>
              <w:t>Char(</w:t>
            </w:r>
            <w:proofErr w:type="gramEnd"/>
            <w:r>
              <w:rPr>
                <w:color w:val="000000"/>
                <w:lang w:val="en-US"/>
              </w:rPr>
              <w:t>1)</w:t>
            </w:r>
          </w:p>
        </w:tc>
        <w:tc>
          <w:tcPr>
            <w:tcW w:w="571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0F2C0F" w14:textId="77777777" w:rsidR="00091F84" w:rsidRPr="008F0548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Флаг автоматического </w:t>
            </w:r>
            <w:proofErr w:type="spellStart"/>
            <w:r>
              <w:rPr>
                <w:color w:val="000000"/>
              </w:rPr>
              <w:t>переразмещения</w:t>
            </w:r>
            <w:proofErr w:type="spellEnd"/>
            <w:r>
              <w:rPr>
                <w:color w:val="000000"/>
              </w:rPr>
              <w:t xml:space="preserve"> груза после выполнения задания:</w:t>
            </w:r>
          </w:p>
          <w:p w14:paraId="391A100B" w14:textId="77777777" w:rsidR="00091F84" w:rsidRDefault="00091F84" w:rsidP="00054F1E">
            <w:pPr>
              <w:numPr>
                <w:ilvl w:val="0"/>
                <w:numId w:val="12"/>
              </w:numPr>
              <w:spacing w:after="0"/>
              <w:ind w:left="547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Pr="00FF12BD">
              <w:rPr>
                <w:color w:val="000000"/>
              </w:rPr>
              <w:t>t</w:t>
            </w:r>
            <w:r>
              <w:rPr>
                <w:color w:val="000000"/>
              </w:rPr>
              <w:t xml:space="preserve">» – </w:t>
            </w:r>
            <w:proofErr w:type="spellStart"/>
            <w:r>
              <w:rPr>
                <w:color w:val="000000"/>
              </w:rPr>
              <w:t>переразмещение</w:t>
            </w:r>
            <w:proofErr w:type="spellEnd"/>
            <w:r>
              <w:rPr>
                <w:color w:val="000000"/>
              </w:rPr>
              <w:t xml:space="preserve"> производится,</w:t>
            </w:r>
          </w:p>
          <w:p w14:paraId="37E6529C" w14:textId="77777777" w:rsidR="00091F84" w:rsidRDefault="00091F84" w:rsidP="00054F1E">
            <w:pPr>
              <w:numPr>
                <w:ilvl w:val="0"/>
                <w:numId w:val="12"/>
              </w:numPr>
              <w:spacing w:after="0"/>
              <w:ind w:left="547" w:firstLine="0"/>
              <w:jc w:val="left"/>
              <w:rPr>
                <w:color w:val="000000"/>
              </w:rPr>
            </w:pPr>
            <w:r>
              <w:rPr>
                <w:color w:val="000000"/>
              </w:rPr>
              <w:t>«</w:t>
            </w:r>
            <w:r w:rsidRPr="00FF12BD">
              <w:rPr>
                <w:color w:val="000000"/>
              </w:rPr>
              <w:t>f</w:t>
            </w:r>
            <w:r>
              <w:rPr>
                <w:color w:val="000000"/>
              </w:rPr>
              <w:t xml:space="preserve">» – </w:t>
            </w:r>
            <w:proofErr w:type="spellStart"/>
            <w:r>
              <w:rPr>
                <w:color w:val="000000"/>
              </w:rPr>
              <w:t>переразмещение</w:t>
            </w:r>
            <w:proofErr w:type="spellEnd"/>
            <w:r>
              <w:rPr>
                <w:color w:val="000000"/>
              </w:rPr>
              <w:t xml:space="preserve"> не производится.</w:t>
            </w:r>
          </w:p>
          <w:p w14:paraId="19FBF1A2" w14:textId="77777777" w:rsidR="00091F84" w:rsidRDefault="00091F84" w:rsidP="00091F84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 xml:space="preserve">Значение по умолчанию: </w:t>
            </w:r>
            <w:r>
              <w:rPr>
                <w:i/>
                <w:lang w:val="en-US"/>
              </w:rPr>
              <w:t>“f”</w:t>
            </w:r>
          </w:p>
        </w:tc>
      </w:tr>
    </w:tbl>
    <w:p w14:paraId="2B759249" w14:textId="2447717D" w:rsidR="000D101E" w:rsidRDefault="000D101E" w:rsidP="000D101E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B132D4">
        <w:rPr>
          <w:iCs/>
          <w:noProof/>
        </w:rPr>
        <w:t>21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«Детали задания на смену владельца/категории» &lt;</w:t>
      </w:r>
      <w:proofErr w:type="spellStart"/>
      <w:r>
        <w:rPr>
          <w:iCs/>
          <w:lang w:val="en-US"/>
        </w:rPr>
        <w:t>owner</w:t>
      </w:r>
      <w:r w:rsidR="00987351">
        <w:rPr>
          <w:iCs/>
          <w:lang w:val="en-US"/>
        </w:rPr>
        <w:t>C</w:t>
      </w:r>
      <w:r>
        <w:rPr>
          <w:iCs/>
          <w:lang w:val="en-US"/>
        </w:rPr>
        <w:t>hange</w:t>
      </w:r>
      <w:r w:rsidR="00987351">
        <w:rPr>
          <w:iCs/>
          <w:lang w:val="en-US"/>
        </w:rPr>
        <w:t>D</w:t>
      </w:r>
      <w:r>
        <w:rPr>
          <w:iCs/>
        </w:rPr>
        <w:t>etail</w:t>
      </w:r>
      <w:proofErr w:type="spellEnd"/>
      <w:r>
        <w:rPr>
          <w:iCs/>
        </w:rPr>
        <w:t>&gt;</w:t>
      </w:r>
    </w:p>
    <w:tbl>
      <w:tblPr>
        <w:tblW w:w="951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83"/>
        <w:gridCol w:w="1795"/>
        <w:gridCol w:w="5839"/>
      </w:tblGrid>
      <w:tr w:rsidR="000D101E" w14:paraId="10081252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79B723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739188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CA2E3BF" w14:textId="77777777" w:rsidR="000D101E" w:rsidRDefault="000D101E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D101E" w:rsidRPr="0047329D" w14:paraId="4B2E2D59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B3980D" w14:textId="26F1092E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t>doc</w:t>
            </w:r>
            <w:r w:rsidR="00987351">
              <w:rPr>
                <w:color w:val="000000"/>
                <w:lang w:val="en-US"/>
              </w:rPr>
              <w:t>I</w:t>
            </w:r>
            <w:proofErr w:type="spellEnd"/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DCF068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FF9CC6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заголовке.</w:t>
            </w:r>
          </w:p>
        </w:tc>
      </w:tr>
      <w:tr w:rsidR="000D101E" w:rsidRPr="0047329D" w14:paraId="231F90C3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8E8BDE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line</w:t>
            </w:r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98AA01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EA07C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Номер строки товарной позиции документа. Не должен меняться у нижестоящих строк при удалении вышестоящей строки.</w:t>
            </w:r>
          </w:p>
        </w:tc>
      </w:tr>
      <w:tr w:rsidR="002B65A1" w14:paraId="3B2A533F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0148E8" w14:textId="28D223F8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ku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556AB60" w14:textId="77777777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F9331A" w14:textId="6FF20EE1" w:rsidR="002B65A1" w:rsidRDefault="002B65A1" w:rsidP="002B65A1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товарном справочнике предприятия </w:t>
            </w:r>
          </w:p>
        </w:tc>
      </w:tr>
      <w:tr w:rsidR="000D101E" w:rsidRPr="0047329D" w14:paraId="1E632DFE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8B987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  <w:lang w:val="en-US"/>
              </w:rPr>
              <w:t>qty</w:t>
            </w:r>
            <w:r>
              <w:rPr>
                <w:color w:val="000000"/>
              </w:rPr>
              <w:t>*</w:t>
            </w:r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862454F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D09DCAA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Количество товара в базовых единицах ГС</w:t>
            </w:r>
          </w:p>
        </w:tc>
      </w:tr>
      <w:tr w:rsidR="00865155" w:rsidRPr="0047329D" w14:paraId="4DB3755D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E31612" w14:textId="26AF8F46" w:rsidR="00865155" w:rsidRDefault="00186E37" w:rsidP="00865155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category</w:t>
            </w:r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BD26E0D" w14:textId="37F5F1D6" w:rsidR="00865155" w:rsidRDefault="00865155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D45CC9C" w14:textId="77777777" w:rsidR="00865155" w:rsidRDefault="00D127BC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Категория груза</w:t>
            </w:r>
          </w:p>
          <w:p w14:paraId="52D4EDCB" w14:textId="4B4AD410" w:rsidR="00D127BC" w:rsidRDefault="00D127BC" w:rsidP="00865155">
            <w:pPr>
              <w:snapToGrid w:val="0"/>
              <w:spacing w:after="0"/>
              <w:jc w:val="left"/>
              <w:rPr>
                <w:color w:val="000000"/>
              </w:rPr>
            </w:pPr>
            <w:r w:rsidRPr="00D127BC">
              <w:rPr>
                <w:i/>
              </w:rPr>
              <w:t>Значение по умолчанию «-1» – Любая</w:t>
            </w:r>
            <w:r>
              <w:rPr>
                <w:color w:val="000000"/>
              </w:rPr>
              <w:t xml:space="preserve"> </w:t>
            </w:r>
          </w:p>
        </w:tc>
      </w:tr>
      <w:tr w:rsidR="000D101E" w14:paraId="7F10C6A2" w14:textId="77777777" w:rsidTr="00655DEA">
        <w:tc>
          <w:tcPr>
            <w:tcW w:w="18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E820A5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9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393CB3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DA61F1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  <w:p w14:paraId="5FEC15E4" w14:textId="77777777" w:rsidR="000D101E" w:rsidRDefault="000D101E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>Значение по умолчанию: “” (пусто)</w:t>
            </w:r>
          </w:p>
        </w:tc>
      </w:tr>
    </w:tbl>
    <w:p w14:paraId="2F8FF6C3" w14:textId="3A7FA094" w:rsidR="00F57777" w:rsidRPr="00F57777" w:rsidRDefault="00F57777" w:rsidP="00DB63F5">
      <w:pPr>
        <w:jc w:val="left"/>
        <w:rPr>
          <w:i/>
          <w:strike/>
          <w:color w:val="000000"/>
        </w:rPr>
      </w:pPr>
    </w:p>
    <w:p w14:paraId="16F3B45E" w14:textId="59E95318" w:rsidR="00970791" w:rsidRPr="00970791" w:rsidRDefault="00970791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72" w:name="_Toc259005007"/>
      <w:bookmarkStart w:id="173" w:name="_Toc406858779"/>
      <w:bookmarkStart w:id="174" w:name="_Ref184211748"/>
      <w:bookmarkStart w:id="175" w:name="_Ref190453373"/>
      <w:bookmarkStart w:id="176" w:name="_Toc215488177"/>
      <w:r w:rsidRPr="00970791">
        <w:rPr>
          <w:rFonts w:ascii="Arial" w:hAnsi="Arial"/>
          <w:bCs/>
          <w:sz w:val="32"/>
          <w:szCs w:val="32"/>
          <w:lang w:val="x-none"/>
        </w:rPr>
        <w:lastRenderedPageBreak/>
        <w:t>Запрос о складских остатках &lt;</w:t>
      </w:r>
      <w:proofErr w:type="spellStart"/>
      <w:r w:rsidRPr="00970791">
        <w:rPr>
          <w:rFonts w:ascii="Arial" w:hAnsi="Arial"/>
          <w:bCs/>
          <w:sz w:val="32"/>
          <w:szCs w:val="32"/>
          <w:lang w:val="x-none"/>
        </w:rPr>
        <w:t>remains</w:t>
      </w:r>
      <w:r w:rsidR="00987351">
        <w:rPr>
          <w:rFonts w:ascii="Arial" w:hAnsi="Arial"/>
          <w:bCs/>
          <w:sz w:val="32"/>
          <w:szCs w:val="32"/>
          <w:lang w:val="en-US"/>
        </w:rPr>
        <w:t>R</w:t>
      </w:r>
      <w:r w:rsidRPr="00970791">
        <w:rPr>
          <w:rFonts w:ascii="Arial" w:hAnsi="Arial"/>
          <w:bCs/>
          <w:sz w:val="32"/>
          <w:szCs w:val="32"/>
          <w:lang w:val="x-none"/>
        </w:rPr>
        <w:t>eq</w:t>
      </w:r>
      <w:proofErr w:type="spellEnd"/>
      <w:r w:rsidRPr="00970791">
        <w:rPr>
          <w:rFonts w:ascii="Arial" w:hAnsi="Arial"/>
          <w:bCs/>
          <w:sz w:val="32"/>
          <w:szCs w:val="32"/>
          <w:lang w:val="x-none"/>
        </w:rPr>
        <w:t>&gt;</w:t>
      </w:r>
      <w:bookmarkEnd w:id="172"/>
      <w:bookmarkEnd w:id="173"/>
      <w:bookmarkEnd w:id="174"/>
      <w:bookmarkEnd w:id="175"/>
      <w:bookmarkEnd w:id="176"/>
    </w:p>
    <w:p w14:paraId="1E5B40A9" w14:textId="462D3434" w:rsidR="00970791" w:rsidRDefault="00970791" w:rsidP="00970791">
      <w:pPr>
        <w:spacing w:before="120" w:after="0"/>
        <w:ind w:firstLine="567"/>
        <w:rPr>
          <w:iCs/>
        </w:rPr>
      </w:pPr>
      <w:r>
        <w:rPr>
          <w:iCs/>
        </w:rPr>
        <w:t xml:space="preserve">Передается из ГС в СУ по событию запроса остатков. </w:t>
      </w:r>
    </w:p>
    <w:p w14:paraId="2DCC43F3" w14:textId="341A0A6D" w:rsidR="00970791" w:rsidRDefault="00970791" w:rsidP="00970791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B132D4">
        <w:rPr>
          <w:iCs/>
          <w:noProof/>
        </w:rPr>
        <w:t>22</w:t>
      </w:r>
      <w:r>
        <w:rPr>
          <w:iCs/>
        </w:rPr>
        <w:fldChar w:fldCharType="end"/>
      </w:r>
      <w:r>
        <w:rPr>
          <w:iCs/>
        </w:rPr>
        <w:t xml:space="preserve">  Атрибуты тэга «Запрос о складских остатках» &lt;</w:t>
      </w:r>
      <w:proofErr w:type="spellStart"/>
      <w:r w:rsidRPr="007E062E">
        <w:t>remains</w:t>
      </w:r>
      <w:proofErr w:type="spellEnd"/>
      <w:r w:rsidR="00987351">
        <w:rPr>
          <w:lang w:val="en-US"/>
        </w:rPr>
        <w:t>R</w:t>
      </w:r>
      <w:proofErr w:type="spellStart"/>
      <w:r w:rsidRPr="007E062E">
        <w:t>eq</w:t>
      </w:r>
      <w:proofErr w:type="spellEnd"/>
      <w:r>
        <w:rPr>
          <w:iCs/>
        </w:rPr>
        <w:t>&gt;</w:t>
      </w:r>
    </w:p>
    <w:tbl>
      <w:tblPr>
        <w:tblW w:w="958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083"/>
        <w:gridCol w:w="1798"/>
        <w:gridCol w:w="5701"/>
      </w:tblGrid>
      <w:tr w:rsidR="00970791" w14:paraId="657D145D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C0C0C0"/>
          </w:tcPr>
          <w:p w14:paraId="10578FBB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C0C0C0"/>
          </w:tcPr>
          <w:p w14:paraId="0A31B33B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C0C0C0"/>
          </w:tcPr>
          <w:p w14:paraId="2FB59E0D" w14:textId="77777777" w:rsidR="00970791" w:rsidRDefault="00970791" w:rsidP="00655DEA">
            <w:pP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091F84" w14:paraId="0E435077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4A3106" w14:textId="3608568C" w:rsidR="00091F84" w:rsidRPr="008F7060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 w:rsidRPr="0024703A">
              <w:t>messageId</w:t>
            </w:r>
            <w:proofErr w:type="spellEnd"/>
            <w:r w:rsidRPr="0024703A">
              <w:t>*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477A11" w14:textId="2C1BFB86" w:rsidR="00091F84" w:rsidRPr="008F7060" w:rsidRDefault="00091F84" w:rsidP="00091F84">
            <w:pPr>
              <w:snapToGrid w:val="0"/>
              <w:spacing w:after="0"/>
              <w:jc w:val="left"/>
              <w:rPr>
                <w:lang w:val="en-US"/>
              </w:rPr>
            </w:pPr>
            <w:r w:rsidRPr="005E71E2">
              <w:rPr>
                <w:color w:val="000000"/>
                <w:lang w:val="en-US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E228B34" w14:textId="08BF0F3F" w:rsidR="00091F84" w:rsidRPr="008F7060" w:rsidRDefault="00091F84" w:rsidP="00091F84">
            <w:pPr>
              <w:snapToGrid w:val="0"/>
              <w:spacing w:after="0"/>
              <w:jc w:val="left"/>
            </w:pPr>
            <w:r w:rsidRPr="0024703A">
              <w:t>Уникальный идентификатор сообщения ГС</w:t>
            </w:r>
          </w:p>
        </w:tc>
      </w:tr>
      <w:tr w:rsidR="00970791" w14:paraId="1A7AF6A9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72A166" w14:textId="6ABCDD0C" w:rsidR="00970791" w:rsidRPr="00A006F1" w:rsidRDefault="0097079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proofErr w:type="spellStart"/>
            <w:r w:rsidRPr="008F7060">
              <w:rPr>
                <w:lang w:val="en-US"/>
              </w:rPr>
              <w:t>warehous</w:t>
            </w:r>
            <w:r w:rsidR="00987351">
              <w:rPr>
                <w:lang w:val="en-US"/>
              </w:rPr>
              <w:t>I</w:t>
            </w:r>
            <w:r w:rsidRPr="008F7060">
              <w:rPr>
                <w:lang w:val="en-US"/>
              </w:rPr>
              <w:t>d</w:t>
            </w:r>
            <w:proofErr w:type="spellEnd"/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A69A6D" w14:textId="77777777" w:rsidR="00970791" w:rsidRDefault="0097079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 w:rsidRPr="008F7060">
              <w:rPr>
                <w:lang w:val="en-US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B35A93" w14:textId="77777777" w:rsidR="00970791" w:rsidRDefault="00186E37" w:rsidP="00655DEA">
            <w:pPr>
              <w:snapToGrid w:val="0"/>
              <w:spacing w:after="0"/>
              <w:jc w:val="left"/>
            </w:pPr>
            <w:r>
              <w:t>Физический с</w:t>
            </w:r>
            <w:r w:rsidR="00970791" w:rsidRPr="008F7060">
              <w:t xml:space="preserve">клад. Идентификатор из справочника складов. </w:t>
            </w:r>
          </w:p>
          <w:p w14:paraId="797F0F4D" w14:textId="27A67306" w:rsidR="002D57E1" w:rsidRDefault="002D57E1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>
              <w:rPr>
                <w:i/>
              </w:rPr>
              <w:t>-1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- </w:t>
            </w:r>
            <w:r>
              <w:rPr>
                <w:i/>
                <w:iCs/>
                <w:color w:val="000000"/>
              </w:rPr>
              <w:t>л</w:t>
            </w:r>
            <w:r w:rsidRPr="00992A08">
              <w:rPr>
                <w:i/>
                <w:iCs/>
                <w:color w:val="000000"/>
              </w:rPr>
              <w:t>юбой</w:t>
            </w:r>
          </w:p>
        </w:tc>
      </w:tr>
      <w:tr w:rsidR="00186E37" w14:paraId="24BDA2F1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AAED90" w14:textId="5C5D6F44" w:rsidR="00186E37" w:rsidRDefault="00186E37" w:rsidP="00186E3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687459" w14:textId="2193A676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65B97C" w14:textId="77777777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Код</w:t>
            </w:r>
            <w:r w:rsidRPr="008F054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 xml:space="preserve">владельца в справочнике предприятия. </w:t>
            </w:r>
          </w:p>
          <w:p w14:paraId="0544354E" w14:textId="3189A1DD" w:rsidR="00186E37" w:rsidRPr="000D01EF" w:rsidRDefault="00186E37" w:rsidP="00186E37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>
              <w:rPr>
                <w:i/>
              </w:rPr>
              <w:t>-1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- </w:t>
            </w:r>
            <w:r>
              <w:rPr>
                <w:i/>
                <w:iCs/>
                <w:color w:val="000000"/>
              </w:rPr>
              <w:t>л</w:t>
            </w:r>
            <w:r w:rsidRPr="00992A08">
              <w:rPr>
                <w:i/>
                <w:iCs/>
                <w:color w:val="000000"/>
              </w:rPr>
              <w:t>юбой</w:t>
            </w:r>
          </w:p>
        </w:tc>
      </w:tr>
      <w:tr w:rsidR="00186E37" w14:paraId="48F2BF4E" w14:textId="77777777" w:rsidTr="00655DEA">
        <w:tc>
          <w:tcPr>
            <w:tcW w:w="208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8CB922" w14:textId="63C13636" w:rsidR="00186E37" w:rsidRDefault="00186E37" w:rsidP="00186E3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</w:rPr>
              <w:t>sku</w:t>
            </w:r>
            <w:proofErr w:type="spellEnd"/>
            <w:r w:rsidR="00987351">
              <w:rPr>
                <w:color w:val="000000"/>
                <w:lang w:val="en-US"/>
              </w:rPr>
              <w:t>G</w:t>
            </w:r>
            <w:proofErr w:type="spellStart"/>
            <w:r>
              <w:rPr>
                <w:color w:val="000000"/>
              </w:rPr>
              <w:t>roup</w:t>
            </w:r>
            <w:proofErr w:type="spellEnd"/>
            <w:r w:rsidR="00987351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A7338E" w14:textId="5D983843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A6D3B5" w14:textId="77777777" w:rsidR="00186E37" w:rsidRDefault="00186E37" w:rsidP="00186E37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>Уникальный код группы товаров в справочнике предприятия</w:t>
            </w:r>
          </w:p>
          <w:p w14:paraId="53719F22" w14:textId="7A996089" w:rsidR="00186E37" w:rsidRPr="00186E37" w:rsidRDefault="00186E37" w:rsidP="00186E37">
            <w:pPr>
              <w:snapToGrid w:val="0"/>
              <w:spacing w:after="0"/>
              <w:jc w:val="left"/>
            </w:pPr>
            <w:r>
              <w:rPr>
                <w:i/>
              </w:rPr>
              <w:t xml:space="preserve">Значение по умолчанию: </w:t>
            </w:r>
            <w:r w:rsidRPr="00992A08">
              <w:rPr>
                <w:i/>
              </w:rPr>
              <w:t>“</w:t>
            </w:r>
            <w:r w:rsidRPr="00C7779F">
              <w:rPr>
                <w:i/>
              </w:rPr>
              <w:t>0</w:t>
            </w:r>
            <w:r w:rsidRPr="00992A08">
              <w:rPr>
                <w:i/>
              </w:rPr>
              <w:t>”</w:t>
            </w:r>
            <w:r>
              <w:rPr>
                <w:color w:val="000000"/>
              </w:rPr>
              <w:t xml:space="preserve"> </w:t>
            </w:r>
            <w:r w:rsidR="00C7779F">
              <w:rPr>
                <w:color w:val="000000"/>
              </w:rPr>
              <w:t>–</w:t>
            </w:r>
            <w:r>
              <w:rPr>
                <w:color w:val="000000"/>
              </w:rPr>
              <w:t xml:space="preserve"> </w:t>
            </w:r>
            <w:r w:rsidR="00C7779F">
              <w:rPr>
                <w:i/>
                <w:iCs/>
                <w:color w:val="000000"/>
              </w:rPr>
              <w:t>все товары</w:t>
            </w:r>
          </w:p>
        </w:tc>
      </w:tr>
    </w:tbl>
    <w:p w14:paraId="7A556445" w14:textId="77777777" w:rsidR="00970791" w:rsidRDefault="00970791" w:rsidP="00970791">
      <w:pPr>
        <w:pStyle w:val="af5"/>
        <w:rPr>
          <w:rFonts w:ascii="Times New Roman" w:hAnsi="Times New Roman"/>
          <w:lang w:val="ru-RU"/>
        </w:rPr>
      </w:pPr>
    </w:p>
    <w:p w14:paraId="18F03CFB" w14:textId="7D49676B" w:rsidR="00DB63F5" w:rsidRDefault="00DB63F5" w:rsidP="00C7779F">
      <w:pPr>
        <w:rPr>
          <w:strike/>
          <w:sz w:val="22"/>
          <w:szCs w:val="22"/>
          <w:lang w:eastAsia="en-US"/>
        </w:rPr>
      </w:pPr>
    </w:p>
    <w:p w14:paraId="2BBBB8CB" w14:textId="1E193667" w:rsidR="007D0458" w:rsidRPr="007D0458" w:rsidRDefault="007D0458" w:rsidP="007D0458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77" w:name="_Ref190255491"/>
      <w:bookmarkStart w:id="178" w:name="_Toc193196979"/>
      <w:bookmarkStart w:id="179" w:name="_Toc204681933"/>
      <w:bookmarkStart w:id="180" w:name="_Toc215488178"/>
      <w:r w:rsidRPr="007D0458">
        <w:rPr>
          <w:rFonts w:ascii="Arial" w:hAnsi="Arial"/>
          <w:bCs/>
          <w:sz w:val="32"/>
          <w:szCs w:val="32"/>
          <w:lang w:val="x-none"/>
        </w:rPr>
        <w:t>Параметры пересчитанных ЛЕ (ответ на запрос) &lt;</w:t>
      </w:r>
      <w:proofErr w:type="spellStart"/>
      <w:r w:rsidRPr="007D0458">
        <w:rPr>
          <w:rFonts w:ascii="Arial" w:hAnsi="Arial"/>
          <w:bCs/>
          <w:sz w:val="32"/>
          <w:szCs w:val="32"/>
          <w:lang w:val="x-none"/>
        </w:rPr>
        <w:t>inventory</w:t>
      </w:r>
      <w:r w:rsidR="00884963">
        <w:rPr>
          <w:rFonts w:ascii="Arial" w:hAnsi="Arial"/>
          <w:bCs/>
          <w:sz w:val="32"/>
          <w:szCs w:val="32"/>
          <w:lang w:val="en-US"/>
        </w:rPr>
        <w:t>R</w:t>
      </w:r>
      <w:r w:rsidRPr="007D0458">
        <w:rPr>
          <w:rFonts w:ascii="Arial" w:hAnsi="Arial"/>
          <w:bCs/>
          <w:sz w:val="32"/>
          <w:szCs w:val="32"/>
          <w:lang w:val="x-none"/>
        </w:rPr>
        <w:t>eport</w:t>
      </w:r>
      <w:r w:rsidR="00884963">
        <w:rPr>
          <w:rFonts w:ascii="Arial" w:hAnsi="Arial"/>
          <w:bCs/>
          <w:sz w:val="32"/>
          <w:szCs w:val="32"/>
          <w:lang w:val="en-US"/>
        </w:rPr>
        <w:t>C</w:t>
      </w:r>
      <w:r w:rsidRPr="007D0458">
        <w:rPr>
          <w:rFonts w:ascii="Arial" w:hAnsi="Arial"/>
          <w:bCs/>
          <w:sz w:val="32"/>
          <w:szCs w:val="32"/>
          <w:lang w:val="x-none"/>
        </w:rPr>
        <w:t>heking</w:t>
      </w:r>
      <w:r w:rsidR="00884963">
        <w:rPr>
          <w:rFonts w:ascii="Arial" w:hAnsi="Arial"/>
          <w:bCs/>
          <w:sz w:val="32"/>
          <w:szCs w:val="32"/>
          <w:lang w:val="en-US"/>
        </w:rPr>
        <w:t>R</w:t>
      </w:r>
      <w:r w:rsidRPr="007D0458">
        <w:rPr>
          <w:rFonts w:ascii="Arial" w:hAnsi="Arial"/>
          <w:bCs/>
          <w:sz w:val="32"/>
          <w:szCs w:val="32"/>
          <w:lang w:val="x-none"/>
        </w:rPr>
        <w:t>esult</w:t>
      </w:r>
      <w:proofErr w:type="spellEnd"/>
      <w:r w:rsidRPr="007D0458">
        <w:rPr>
          <w:rFonts w:ascii="Arial" w:hAnsi="Arial"/>
          <w:bCs/>
          <w:sz w:val="32"/>
          <w:szCs w:val="32"/>
          <w:lang w:val="x-none"/>
        </w:rPr>
        <w:t>&gt;</w:t>
      </w:r>
      <w:bookmarkEnd w:id="177"/>
      <w:bookmarkEnd w:id="178"/>
      <w:bookmarkEnd w:id="179"/>
      <w:bookmarkEnd w:id="180"/>
    </w:p>
    <w:p w14:paraId="5BAD096E" w14:textId="2B452B45" w:rsidR="007D0458" w:rsidRPr="00B831DE" w:rsidRDefault="007D0458" w:rsidP="007D0458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B831DE">
        <w:t>Передается в СУ в ответ на запрос &lt;</w:t>
      </w:r>
      <w:proofErr w:type="spellStart"/>
      <w:r w:rsidRPr="00B831DE">
        <w:t>inventory</w:t>
      </w:r>
      <w:proofErr w:type="spellEnd"/>
      <w:r w:rsidR="00884963">
        <w:rPr>
          <w:lang w:val="en-US"/>
        </w:rPr>
        <w:t>R</w:t>
      </w:r>
      <w:proofErr w:type="spellStart"/>
      <w:r w:rsidRPr="00B831DE">
        <w:t>epor</w:t>
      </w:r>
      <w:proofErr w:type="spellEnd"/>
      <w:r w:rsidRPr="00B831DE">
        <w:rPr>
          <w:lang w:val="en-US"/>
        </w:rPr>
        <w:t>t</w:t>
      </w:r>
      <w:r w:rsidRPr="00B831DE">
        <w:t xml:space="preserve">&gt; (см. п. </w:t>
      </w:r>
      <w:r>
        <w:fldChar w:fldCharType="begin"/>
      </w:r>
      <w:r>
        <w:instrText xml:space="preserve"> REF _Ref190255479 \r \h </w:instrText>
      </w:r>
      <w:r>
        <w:fldChar w:fldCharType="separate"/>
      </w:r>
      <w:r w:rsidR="00BA6D62">
        <w:t xml:space="preserve">4.2.6. </w:t>
      </w:r>
      <w:r>
        <w:fldChar w:fldCharType="end"/>
      </w:r>
      <w:r w:rsidRPr="00B831DE">
        <w:t>). Сообщение содержит полную структуру и параметры запрошенных кодов маркировки</w:t>
      </w:r>
    </w:p>
    <w:p w14:paraId="184F97F5" w14:textId="7C5E4D82" w:rsidR="007D0458" w:rsidRPr="007D0458" w:rsidRDefault="007D0458" w:rsidP="007D0458">
      <w:pPr>
        <w:spacing w:before="240" w:after="120"/>
        <w:ind w:firstLine="567"/>
        <w:rPr>
          <w:iCs/>
        </w:rPr>
      </w:pPr>
      <w:r w:rsidRPr="007D0458">
        <w:rPr>
          <w:iCs/>
        </w:rPr>
        <w:t xml:space="preserve">Таблица </w:t>
      </w:r>
      <w:r w:rsidR="00B132D4" w:rsidRPr="0047329D">
        <w:rPr>
          <w:iCs/>
          <w:lang w:val="en-US"/>
        </w:rPr>
        <w:fldChar w:fldCharType="begin"/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instrText>SEQ</w:instrText>
      </w:r>
      <w:r w:rsidR="00B132D4" w:rsidRPr="004C202B">
        <w:rPr>
          <w:iCs/>
        </w:rPr>
        <w:instrText xml:space="preserve"> "</w:instrText>
      </w:r>
      <w:r w:rsidR="00B132D4" w:rsidRPr="0047329D">
        <w:rPr>
          <w:iCs/>
          <w:lang w:val="en-US"/>
        </w:rPr>
        <w:instrText>AutoNr</w:instrText>
      </w:r>
      <w:r w:rsidR="00B132D4" w:rsidRPr="004C202B">
        <w:rPr>
          <w:iCs/>
        </w:rPr>
        <w:instrText>" \*</w:instrText>
      </w:r>
      <w:r w:rsidR="00B132D4" w:rsidRPr="0047329D">
        <w:rPr>
          <w:iCs/>
          <w:lang w:val="en-US"/>
        </w:rPr>
        <w:instrText>Arabic</w:instrText>
      </w:r>
      <w:r w:rsidR="00B132D4" w:rsidRPr="004C202B">
        <w:rPr>
          <w:iCs/>
        </w:rPr>
        <w:instrText xml:space="preserve"> </w:instrText>
      </w:r>
      <w:r w:rsidR="00B132D4" w:rsidRPr="0047329D">
        <w:rPr>
          <w:iCs/>
          <w:lang w:val="en-US"/>
        </w:rPr>
        <w:fldChar w:fldCharType="separate"/>
      </w:r>
      <w:r w:rsidR="00B132D4" w:rsidRPr="00B132D4">
        <w:rPr>
          <w:iCs/>
          <w:noProof/>
        </w:rPr>
        <w:t>23</w:t>
      </w:r>
      <w:r w:rsidR="00B132D4" w:rsidRPr="0047329D">
        <w:rPr>
          <w:iCs/>
          <w:lang w:val="en-US"/>
        </w:rPr>
        <w:fldChar w:fldCharType="end"/>
      </w:r>
      <w:r w:rsidRPr="007D0458">
        <w:rPr>
          <w:iCs/>
        </w:rPr>
        <w:t xml:space="preserve">  Атрибуты нового тэга «Параметры пересчитанных ЛЕ» &lt;</w:t>
      </w:r>
      <w:proofErr w:type="spellStart"/>
      <w:r w:rsidRPr="007D0458">
        <w:rPr>
          <w:iCs/>
        </w:rPr>
        <w:t>inventory</w:t>
      </w:r>
      <w:proofErr w:type="spellEnd"/>
      <w:r w:rsidR="00884963">
        <w:rPr>
          <w:iCs/>
          <w:lang w:val="en-US"/>
        </w:rPr>
        <w:t>R</w:t>
      </w:r>
      <w:proofErr w:type="spellStart"/>
      <w:r w:rsidRPr="007D0458">
        <w:rPr>
          <w:iCs/>
        </w:rPr>
        <w:t>eport</w:t>
      </w:r>
      <w:proofErr w:type="spellEnd"/>
      <w:r w:rsidR="00884963">
        <w:rPr>
          <w:iCs/>
          <w:lang w:val="en-US"/>
        </w:rPr>
        <w:t>C</w:t>
      </w:r>
      <w:proofErr w:type="spellStart"/>
      <w:r w:rsidRPr="007D0458">
        <w:rPr>
          <w:iCs/>
        </w:rPr>
        <w:t>heking</w:t>
      </w:r>
      <w:proofErr w:type="spellEnd"/>
      <w:r w:rsidR="00884963">
        <w:rPr>
          <w:iCs/>
          <w:lang w:val="en-US"/>
        </w:rPr>
        <w:t>R</w:t>
      </w:r>
      <w:proofErr w:type="spellStart"/>
      <w:r w:rsidRPr="007D0458">
        <w:rPr>
          <w:iCs/>
        </w:rPr>
        <w:t>esult</w:t>
      </w:r>
      <w:proofErr w:type="spellEnd"/>
      <w:r w:rsidRPr="007D0458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454"/>
        <w:gridCol w:w="1701"/>
        <w:gridCol w:w="1701"/>
        <w:gridCol w:w="5245"/>
      </w:tblGrid>
      <w:tr w:rsidR="007D0458" w:rsidRPr="00B831DE" w14:paraId="7CDA3309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85410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1DB8F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Тип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4E81E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b/>
              </w:rPr>
              <w:t>Назначение</w:t>
            </w:r>
          </w:p>
        </w:tc>
      </w:tr>
      <w:tr w:rsidR="007D0458" w:rsidRPr="00B831DE" w14:paraId="6932FB08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E4E258" w14:textId="45962213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D0458">
              <w:rPr>
                <w:lang w:val="en-US"/>
              </w:rPr>
              <w:t>message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CC306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69782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Уникальный идентификатор сообщения ГС</w:t>
            </w:r>
          </w:p>
        </w:tc>
      </w:tr>
      <w:tr w:rsidR="007D0458" w:rsidRPr="00B831DE" w14:paraId="01D33C6C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D548B5" w14:textId="407616DA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req</w:t>
            </w:r>
            <w:r w:rsidR="00884963">
              <w:rPr>
                <w:lang w:val="en-US"/>
              </w:rPr>
              <w:t>M</w:t>
            </w:r>
            <w:r w:rsidRPr="007D0458">
              <w:rPr>
                <w:lang w:val="en-US"/>
              </w:rPr>
              <w:t>essage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53381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Cs w:val="20"/>
                <w:lang w:val="en-US" w:eastAsia="ru-RU"/>
              </w:rPr>
            </w:pPr>
            <w:r w:rsidRPr="007D0458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9AEF1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Уникальный идентификатор запроса СУ, в ответ на которой сформировано данное сообщение</w:t>
            </w:r>
          </w:p>
        </w:tc>
      </w:tr>
      <w:tr w:rsidR="007D0458" w:rsidRPr="00B831DE" w14:paraId="5E44C6ED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C1A07A" w14:textId="55ED106D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created</w:t>
            </w:r>
            <w:r w:rsidR="00884963">
              <w:rPr>
                <w:lang w:val="en-US"/>
              </w:rPr>
              <w:t>A</w:t>
            </w:r>
            <w:r w:rsidRPr="007D0458">
              <w:rPr>
                <w:lang w:val="en-US"/>
              </w:rPr>
              <w:t>t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36265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  <w:szCs w:val="20"/>
                <w:lang w:val="en-US" w:eastAsia="ru-RU"/>
              </w:rPr>
            </w:pPr>
            <w:r w:rsidRPr="007D0458">
              <w:rPr>
                <w:lang w:val="en-US"/>
              </w:rPr>
              <w:t>string(datetime)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A978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Дата создания сообщения</w:t>
            </w:r>
          </w:p>
        </w:tc>
      </w:tr>
      <w:tr w:rsidR="007D0458" w:rsidRPr="00B831DE" w14:paraId="57BD9139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904F9D" w14:textId="6F799D32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7D0458">
              <w:rPr>
                <w:lang w:val="en-US"/>
              </w:rPr>
              <w:t>warehous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E4AE18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BAA0F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Физический склад приемки. Идентификатор площадки, которой адресовано сообщение</w:t>
            </w:r>
          </w:p>
        </w:tc>
      </w:tr>
      <w:tr w:rsidR="007D0458" w:rsidRPr="00B831DE" w14:paraId="6E359153" w14:textId="77777777" w:rsidTr="002E38BF">
        <w:tc>
          <w:tcPr>
            <w:tcW w:w="2155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7916B8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lastRenderedPageBreak/>
              <w:t>Items*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69509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463A4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</w:rPr>
              <w:t>Массив запрошенных кодов маркировки, + развернутая информация об их вложенности и параметрах</w:t>
            </w:r>
          </w:p>
        </w:tc>
      </w:tr>
      <w:tr w:rsidR="007D0458" w:rsidRPr="00B831DE" w14:paraId="30F273BF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15027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0C0C28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type*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E3B499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3826DB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Тип упаковки</w:t>
            </w:r>
          </w:p>
          <w:p w14:paraId="5DB89D4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>Допустимые значения:</w:t>
            </w:r>
          </w:p>
          <w:p w14:paraId="0E75F6A0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PALLET </w:t>
            </w:r>
          </w:p>
          <w:p w14:paraId="5E82FF1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CASE </w:t>
            </w:r>
          </w:p>
          <w:p w14:paraId="6280DA36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ITEM </w:t>
            </w:r>
          </w:p>
          <w:p w14:paraId="0440470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t xml:space="preserve">• CUSTOM </w:t>
            </w:r>
          </w:p>
        </w:tc>
      </w:tr>
      <w:tr w:rsidR="007D0458" w:rsidRPr="00B831DE" w14:paraId="3A2F180A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4F3EC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292533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code*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84F07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B0AD8E2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</w:rPr>
              <w:t>Код транспортной упаковки (палета или короб) или код потребительской упаковки</w:t>
            </w:r>
          </w:p>
        </w:tc>
      </w:tr>
      <w:tr w:rsidR="007D0458" w:rsidRPr="00B831DE" w14:paraId="5AD5A0B9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BA0B7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B572AF9" w14:textId="53CAB9CD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is</w:t>
            </w:r>
            <w:r w:rsidR="00884963">
              <w:rPr>
                <w:lang w:val="en-US"/>
              </w:rPr>
              <w:t>O</w:t>
            </w:r>
            <w:r w:rsidRPr="007D0458">
              <w:rPr>
                <w:lang w:val="en-US"/>
              </w:rPr>
              <w:t>wner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1882A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9580AD1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Признак, показывающий, находится ли КМ в собственности у компании, производящей операцию с КМ. </w:t>
            </w:r>
          </w:p>
          <w:p w14:paraId="71A3D3D5" w14:textId="77777777" w:rsidR="007D0458" w:rsidRPr="007D0458" w:rsidRDefault="007D0458" w:rsidP="007D0458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  <w:szCs w:val="20"/>
                <w:lang w:eastAsia="ru-RU"/>
              </w:rPr>
            </w:pPr>
            <w:r w:rsidRPr="007D0458">
              <w:rPr>
                <w:rFonts w:cs="Calibri"/>
                <w:lang w:val="en-US" w:eastAsia="ru-RU"/>
              </w:rPr>
              <w:t>‘true’</w:t>
            </w:r>
            <w:r w:rsidRPr="007D0458">
              <w:rPr>
                <w:rFonts w:cs="Calibri"/>
                <w:lang w:eastAsia="ru-RU"/>
              </w:rPr>
              <w:t xml:space="preserve"> – В собственности.</w:t>
            </w:r>
          </w:p>
          <w:p w14:paraId="35027F67" w14:textId="77777777" w:rsidR="007D0458" w:rsidRPr="007D0458" w:rsidRDefault="007D0458" w:rsidP="007D0458">
            <w:pPr>
              <w:pStyle w:val="af1"/>
              <w:numPr>
                <w:ilvl w:val="0"/>
                <w:numId w:val="22"/>
              </w:numPr>
              <w:suppressAutoHyphens w:val="0"/>
              <w:spacing w:after="0" w:line="259" w:lineRule="auto"/>
              <w:jc w:val="left"/>
              <w:rPr>
                <w:rFonts w:cs="Calibri"/>
              </w:rPr>
            </w:pPr>
            <w:r w:rsidRPr="007D0458">
              <w:rPr>
                <w:rFonts w:cs="Calibri"/>
                <w:lang w:val="en-US" w:eastAsia="ru-RU"/>
              </w:rPr>
              <w:t>‘false’</w:t>
            </w:r>
            <w:r w:rsidRPr="007D0458">
              <w:rPr>
                <w:rFonts w:cs="Calibri"/>
                <w:lang w:eastAsia="ru-RU"/>
              </w:rPr>
              <w:t xml:space="preserve"> – Не в собственности</w:t>
            </w:r>
          </w:p>
          <w:p w14:paraId="3BDE50F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Заполняется только для верхнего уровня. Для данного интерфейса значение для дочерних элементов не может отличаться от значения для родительского элемента.</w:t>
            </w:r>
          </w:p>
        </w:tc>
      </w:tr>
      <w:tr w:rsidR="007D0458" w:rsidRPr="00B831DE" w14:paraId="598B2537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83B67E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FCDF15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status*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B070444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73B842A" w14:textId="77777777" w:rsidR="007D0458" w:rsidRPr="007D0458" w:rsidRDefault="007D0458" w:rsidP="002E38BF">
            <w:pPr>
              <w:spacing w:after="0"/>
            </w:pPr>
            <w:r w:rsidRPr="007D0458">
              <w:t>Статус кода. Допустимые значения:</w:t>
            </w:r>
          </w:p>
          <w:p w14:paraId="114A029F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EMITTED</w:t>
            </w:r>
          </w:p>
          <w:p w14:paraId="5F534C8D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APPLIED</w:t>
            </w:r>
          </w:p>
          <w:p w14:paraId="19AC9F4E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  <w:rPr>
                <w:lang w:val="en-US"/>
              </w:rPr>
            </w:pPr>
            <w:r w:rsidRPr="007D0458">
              <w:rPr>
                <w:lang w:val="en-US"/>
              </w:rPr>
              <w:t>INTRODUCED</w:t>
            </w:r>
          </w:p>
          <w:p w14:paraId="0E684443" w14:textId="77777777" w:rsidR="007D0458" w:rsidRPr="007D0458" w:rsidRDefault="007D0458" w:rsidP="007D0458">
            <w:pPr>
              <w:pStyle w:val="af1"/>
              <w:numPr>
                <w:ilvl w:val="0"/>
                <w:numId w:val="23"/>
              </w:numPr>
              <w:suppressAutoHyphens w:val="0"/>
              <w:spacing w:after="0" w:line="259" w:lineRule="auto"/>
              <w:jc w:val="left"/>
            </w:pPr>
            <w:r w:rsidRPr="007D0458">
              <w:t>WRITTEN_OFF</w:t>
            </w:r>
          </w:p>
          <w:p w14:paraId="510F786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Если дочерняя сущность содержит микс статусов, то родительская сущность наследует минимальное значение статуса, имеющееся в дочерней сущности</w:t>
            </w:r>
          </w:p>
        </w:tc>
      </w:tr>
      <w:tr w:rsidR="007D0458" w:rsidRPr="00B831DE" w14:paraId="3161AF13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1F9D5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E44E87" w14:textId="03C90FCF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is</w:t>
            </w:r>
            <w:r w:rsidR="00884963">
              <w:rPr>
                <w:lang w:val="en-US"/>
              </w:rPr>
              <w:t>N</w:t>
            </w:r>
            <w:r w:rsidRPr="007D0458">
              <w:rPr>
                <w:lang w:val="en-US"/>
              </w:rPr>
              <w:t>ot</w:t>
            </w:r>
            <w:r w:rsidR="00884963">
              <w:rPr>
                <w:lang w:val="en-US"/>
              </w:rPr>
              <w:t>F</w:t>
            </w:r>
            <w:r w:rsidRPr="007D0458">
              <w:rPr>
                <w:lang w:val="en-US"/>
              </w:rPr>
              <w:t>ound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A559CD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bool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072CF43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t>Признак, показывающий отсутствие данных по агрегату в ГС</w:t>
            </w:r>
            <w:r w:rsidRPr="007D0458">
              <w:rPr>
                <w:rFonts w:cs="Calibri"/>
              </w:rPr>
              <w:t xml:space="preserve"> (ГИСМТ)</w:t>
            </w:r>
          </w:p>
          <w:p w14:paraId="1F860340" w14:textId="77777777" w:rsidR="007D0458" w:rsidRPr="007D0458" w:rsidRDefault="007D0458" w:rsidP="007D0458">
            <w:pPr>
              <w:pStyle w:val="af1"/>
              <w:numPr>
                <w:ilvl w:val="0"/>
                <w:numId w:val="24"/>
              </w:numPr>
              <w:suppressAutoHyphens w:val="0"/>
              <w:spacing w:after="0" w:line="259" w:lineRule="auto"/>
              <w:jc w:val="left"/>
              <w:rPr>
                <w:rFonts w:cs="Calibri"/>
                <w:lang w:val="en-US"/>
              </w:rPr>
            </w:pPr>
            <w:r w:rsidRPr="007D0458">
              <w:rPr>
                <w:rFonts w:cs="Calibri"/>
                <w:lang w:val="en-US" w:eastAsia="ru-RU"/>
              </w:rPr>
              <w:t>‘true’</w:t>
            </w:r>
            <w:r w:rsidRPr="007D0458">
              <w:rPr>
                <w:rFonts w:cs="Calibri"/>
                <w:lang w:val="en-US"/>
              </w:rPr>
              <w:t xml:space="preserve"> – </w:t>
            </w:r>
            <w:r w:rsidRPr="007D0458">
              <w:rPr>
                <w:rFonts w:cs="Calibri"/>
              </w:rPr>
              <w:t>данных нет</w:t>
            </w:r>
          </w:p>
          <w:p w14:paraId="733773C8" w14:textId="77777777" w:rsidR="007D0458" w:rsidRPr="007D0458" w:rsidRDefault="007D0458" w:rsidP="007D0458">
            <w:pPr>
              <w:pStyle w:val="af1"/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rPr>
                <w:rFonts w:cs="Calibri"/>
                <w:lang w:val="en-US" w:eastAsia="ru-RU"/>
              </w:rPr>
              <w:t>‘false’</w:t>
            </w:r>
            <w:r w:rsidRPr="007D0458">
              <w:rPr>
                <w:lang w:val="en-US"/>
              </w:rPr>
              <w:t xml:space="preserve"> – </w:t>
            </w:r>
            <w:r w:rsidRPr="007D0458">
              <w:t>данные есть</w:t>
            </w:r>
          </w:p>
        </w:tc>
      </w:tr>
      <w:tr w:rsidR="007D0458" w:rsidRPr="00B831DE" w14:paraId="4E6E7001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8649A4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C3D4F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gtin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CE175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56352DC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rPr>
                <w:rFonts w:cs="Calibri"/>
                <w:lang w:val="en-US"/>
              </w:rPr>
              <w:t>GTIN</w:t>
            </w:r>
            <w:r w:rsidRPr="007D0458">
              <w:rPr>
                <w:rFonts w:cs="Calibri"/>
              </w:rPr>
              <w:t xml:space="preserve"> номенклатуры.</w:t>
            </w:r>
          </w:p>
        </w:tc>
      </w:tr>
      <w:tr w:rsidR="007D0458" w:rsidRPr="00B831DE" w14:paraId="5AAD250F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CBA509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873FD6" w14:textId="711DD1E3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D0458">
              <w:rPr>
                <w:lang w:val="en-US"/>
              </w:rPr>
              <w:t>sku</w:t>
            </w:r>
            <w:r w:rsidR="00884963">
              <w:rPr>
                <w:lang w:val="en-US"/>
              </w:rPr>
              <w:t>I</w:t>
            </w:r>
            <w:r w:rsidRPr="007D0458">
              <w:rPr>
                <w:lang w:val="en-US"/>
              </w:rPr>
              <w:t>d</w:t>
            </w:r>
            <w:proofErr w:type="spellEnd"/>
            <w:r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A8A81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447E4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 xml:space="preserve">Код товара в справочнике предприятия </w:t>
            </w:r>
          </w:p>
        </w:tc>
      </w:tr>
      <w:tr w:rsidR="007D0458" w:rsidRPr="00B831DE" w14:paraId="5FCA040C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73A44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2727DAE" w14:textId="3019CD35" w:rsidR="007D0458" w:rsidRPr="007D0458" w:rsidRDefault="00884963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>
              <w:rPr>
                <w:lang w:val="en-US"/>
              </w:rPr>
              <w:t>Batch</w:t>
            </w:r>
            <w:r w:rsidR="007D0458" w:rsidRPr="007D0458">
              <w:rPr>
                <w:lang w:val="en-US"/>
              </w:rPr>
              <w:t>*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4C4B0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E77568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Номер партии. </w:t>
            </w:r>
          </w:p>
          <w:p w14:paraId="448FE827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cs="Calibri"/>
              </w:rPr>
            </w:pPr>
            <w:r w:rsidRPr="007D0458">
              <w:t>Пустое значение, в случае микс партий в дочерней сущности.</w:t>
            </w:r>
          </w:p>
        </w:tc>
      </w:tr>
      <w:tr w:rsidR="007D0458" w:rsidRPr="00B831DE" w14:paraId="06D53375" w14:textId="77777777" w:rsidTr="002E38BF">
        <w:tc>
          <w:tcPr>
            <w:tcW w:w="4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0A1F11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356BFCA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7D0458">
              <w:rPr>
                <w:lang w:val="en-US"/>
              </w:rPr>
              <w:t>items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08A8CF" w14:textId="77777777" w:rsidR="007D0458" w:rsidRPr="007D0458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D0458">
              <w:rPr>
                <w:rFonts w:cs="Calibri"/>
                <w:szCs w:val="20"/>
                <w:lang w:val="en-US" w:eastAsia="ru-RU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140F3EE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Список кодов дочерних упаковок, вложенных непосредственно в родительскую упаковку. </w:t>
            </w:r>
          </w:p>
          <w:p w14:paraId="33DAA610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</w:p>
          <w:p w14:paraId="66217AEB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Обязательно для тех кодов маркировки, у которых признак </w:t>
            </w:r>
            <w:r w:rsidRPr="007D0458">
              <w:rPr>
                <w:rFonts w:cs="Calibri"/>
                <w:lang w:val="en-US"/>
              </w:rPr>
              <w:t>is</w:t>
            </w:r>
            <w:r w:rsidRPr="007D0458">
              <w:rPr>
                <w:rFonts w:cs="Calibri"/>
              </w:rPr>
              <w:t>_</w:t>
            </w:r>
            <w:r w:rsidRPr="007D0458">
              <w:rPr>
                <w:rFonts w:cs="Calibri"/>
                <w:lang w:val="en-US"/>
              </w:rPr>
              <w:t>not</w:t>
            </w:r>
            <w:r w:rsidRPr="007D0458">
              <w:rPr>
                <w:rFonts w:cs="Calibri"/>
              </w:rPr>
              <w:t>_</w:t>
            </w:r>
            <w:r w:rsidRPr="007D0458">
              <w:rPr>
                <w:rFonts w:cs="Calibri"/>
                <w:lang w:val="en-US"/>
              </w:rPr>
              <w:t>found</w:t>
            </w:r>
            <w:r w:rsidRPr="007D0458">
              <w:rPr>
                <w:rFonts w:cs="Calibri"/>
              </w:rPr>
              <w:t xml:space="preserve"> = </w:t>
            </w:r>
            <w:r w:rsidRPr="007D0458">
              <w:rPr>
                <w:rFonts w:cs="Calibri"/>
                <w:lang w:val="en-US"/>
              </w:rPr>
              <w:t>false</w:t>
            </w:r>
            <w:r w:rsidRPr="007D0458">
              <w:rPr>
                <w:rFonts w:cs="Calibri"/>
              </w:rPr>
              <w:t>.</w:t>
            </w:r>
          </w:p>
          <w:p w14:paraId="2D757D2D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</w:p>
          <w:p w14:paraId="0F4FE372" w14:textId="77777777" w:rsidR="007D0458" w:rsidRPr="007D0458" w:rsidRDefault="007D0458" w:rsidP="002E38BF">
            <w:pPr>
              <w:spacing w:after="0"/>
              <w:rPr>
                <w:rFonts w:cs="Calibri"/>
              </w:rPr>
            </w:pPr>
            <w:r w:rsidRPr="007D0458">
              <w:rPr>
                <w:rFonts w:cs="Calibri"/>
              </w:rPr>
              <w:t xml:space="preserve">Содержит в себе те же атрибуты массива иерархии. </w:t>
            </w:r>
            <w:r w:rsidRPr="007D0458">
              <w:rPr>
                <w:rFonts w:cs="Calibri"/>
              </w:rPr>
              <w:br/>
              <w:t xml:space="preserve">Для типов складов с коробочным учетом не передается список дочерних кодов с типом </w:t>
            </w:r>
            <w:r w:rsidRPr="007D0458">
              <w:rPr>
                <w:rFonts w:cs="Calibri"/>
                <w:i/>
                <w:iCs/>
              </w:rPr>
              <w:t>“</w:t>
            </w:r>
            <w:r w:rsidRPr="007D0458">
              <w:rPr>
                <w:rFonts w:cs="Calibri"/>
                <w:i/>
                <w:iCs/>
                <w:lang w:val="en-US"/>
              </w:rPr>
              <w:t>ITEM</w:t>
            </w:r>
            <w:r w:rsidRPr="007D0458">
              <w:rPr>
                <w:rFonts w:cs="Calibri"/>
                <w:i/>
                <w:iCs/>
              </w:rPr>
              <w:t>”.</w:t>
            </w:r>
          </w:p>
        </w:tc>
      </w:tr>
    </w:tbl>
    <w:p w14:paraId="04116E28" w14:textId="77777777" w:rsidR="007D0458" w:rsidRPr="00F57777" w:rsidRDefault="007D0458" w:rsidP="00C7779F">
      <w:pPr>
        <w:rPr>
          <w:strike/>
          <w:sz w:val="22"/>
          <w:szCs w:val="22"/>
          <w:lang w:eastAsia="en-US"/>
        </w:rPr>
      </w:pPr>
    </w:p>
    <w:p w14:paraId="70A2AFEF" w14:textId="77777777" w:rsidR="005C0032" w:rsidRPr="00BA6D62" w:rsidRDefault="005C0032" w:rsidP="00BF1847">
      <w:pPr>
        <w:pBdr>
          <w:top w:val="nil"/>
          <w:left w:val="nil"/>
          <w:bottom w:val="nil"/>
          <w:right w:val="nil"/>
          <w:between w:val="nil"/>
        </w:pBdr>
        <w:ind w:left="993"/>
        <w:jc w:val="left"/>
        <w:rPr>
          <w:color w:val="000000"/>
        </w:rPr>
      </w:pPr>
    </w:p>
    <w:p w14:paraId="4B212650" w14:textId="28FCADD5" w:rsidR="002F7D42" w:rsidRPr="00124DD6" w:rsidRDefault="006874F4" w:rsidP="00054F1E">
      <w:pPr>
        <w:pStyle w:val="2"/>
        <w:keepLines w:val="0"/>
        <w:numPr>
          <w:ilvl w:val="1"/>
          <w:numId w:val="5"/>
        </w:numPr>
        <w:tabs>
          <w:tab w:val="num" w:pos="0"/>
        </w:tabs>
        <w:spacing w:after="60"/>
        <w:jc w:val="left"/>
        <w:rPr>
          <w:rFonts w:ascii="Arial" w:hAnsi="Arial" w:cs="Arial"/>
          <w:bCs/>
          <w:iCs/>
          <w:szCs w:val="28"/>
        </w:rPr>
      </w:pPr>
      <w:bookmarkStart w:id="181" w:name="_Toc215488179"/>
      <w:r w:rsidRPr="00124DD6">
        <w:rPr>
          <w:rFonts w:ascii="Arial" w:hAnsi="Arial" w:cs="Arial"/>
          <w:bCs/>
          <w:iCs/>
          <w:szCs w:val="28"/>
        </w:rPr>
        <w:t>Сообщения, поступающие из Системы управления складом</w:t>
      </w:r>
      <w:bookmarkEnd w:id="181"/>
    </w:p>
    <w:p w14:paraId="79676130" w14:textId="77777777" w:rsidR="00D766E2" w:rsidRPr="00124DD6" w:rsidRDefault="00D766E2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  <w:lang w:val="x-none"/>
        </w:rPr>
      </w:pPr>
      <w:bookmarkStart w:id="182" w:name="_2r0uhxc" w:colFirst="0" w:colLast="0"/>
      <w:bookmarkStart w:id="183" w:name="_1664s55" w:colFirst="0" w:colLast="0"/>
      <w:bookmarkStart w:id="184" w:name="_Toc215488180"/>
      <w:bookmarkEnd w:id="182"/>
      <w:bookmarkEnd w:id="183"/>
      <w:r w:rsidRPr="00124DD6">
        <w:rPr>
          <w:rFonts w:ascii="Arial" w:hAnsi="Arial"/>
          <w:bCs/>
          <w:sz w:val="32"/>
          <w:szCs w:val="32"/>
          <w:lang w:val="x-none"/>
        </w:rPr>
        <w:t>Обмен справочниками</w:t>
      </w:r>
      <w:bookmarkEnd w:id="184"/>
    </w:p>
    <w:p w14:paraId="6A653156" w14:textId="1BC95E98" w:rsidR="001D228E" w:rsidRPr="005217BD" w:rsidRDefault="001D228E" w:rsidP="00054F1E">
      <w:pPr>
        <w:pStyle w:val="4"/>
        <w:keepLines w:val="0"/>
        <w:numPr>
          <w:ilvl w:val="3"/>
          <w:numId w:val="5"/>
        </w:numPr>
        <w:tabs>
          <w:tab w:val="num" w:pos="0"/>
        </w:tabs>
        <w:spacing w:after="120"/>
        <w:rPr>
          <w:rFonts w:ascii="Arial" w:hAnsi="Arial"/>
          <w:bCs/>
          <w:szCs w:val="28"/>
        </w:rPr>
      </w:pPr>
      <w:bookmarkStart w:id="185" w:name="_Ref190452843"/>
      <w:bookmarkStart w:id="186" w:name="_Ref190453433"/>
      <w:bookmarkStart w:id="187" w:name="_Toc215488181"/>
      <w:r w:rsidRPr="005217BD">
        <w:rPr>
          <w:rFonts w:ascii="Arial" w:hAnsi="Arial"/>
          <w:bCs/>
          <w:szCs w:val="28"/>
        </w:rPr>
        <w:t>Информация о сериях товара &lt;</w:t>
      </w:r>
      <w:r w:rsidR="00C2249E">
        <w:rPr>
          <w:lang w:val="en-US"/>
        </w:rPr>
        <w:t>batch</w:t>
      </w:r>
      <w:r w:rsidRPr="005217BD">
        <w:rPr>
          <w:rFonts w:ascii="Arial" w:hAnsi="Arial"/>
          <w:bCs/>
          <w:szCs w:val="28"/>
        </w:rPr>
        <w:t>&gt;</w:t>
      </w:r>
      <w:bookmarkEnd w:id="185"/>
      <w:bookmarkEnd w:id="186"/>
      <w:bookmarkEnd w:id="187"/>
    </w:p>
    <w:p w14:paraId="4722B1A5" w14:textId="1A202881" w:rsidR="001D228E" w:rsidRPr="005217BD" w:rsidRDefault="001D228E" w:rsidP="001D228E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5217BD">
        <w:t xml:space="preserve">Передается в </w:t>
      </w:r>
      <w:r w:rsidR="00971995" w:rsidRPr="005217BD">
        <w:t>ГС</w:t>
      </w:r>
      <w:r w:rsidRPr="005217BD">
        <w:t xml:space="preserve"> по событию корректировки значений справочника товарных партий в СУ.</w:t>
      </w:r>
    </w:p>
    <w:p w14:paraId="1905D505" w14:textId="74DD6884" w:rsidR="001D228E" w:rsidRPr="005217BD" w:rsidRDefault="001D228E" w:rsidP="001D228E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</w:pPr>
      <w:r w:rsidRPr="005217BD">
        <w:rPr>
          <w:iCs/>
        </w:rPr>
        <w:t xml:space="preserve">Таблица </w:t>
      </w:r>
      <w:r w:rsidRPr="005217BD">
        <w:rPr>
          <w:iCs/>
          <w:lang w:val="en-US"/>
        </w:rPr>
        <w:fldChar w:fldCharType="begin"/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instrText>SEQ</w:instrText>
      </w:r>
      <w:r w:rsidRPr="005217BD">
        <w:rPr>
          <w:iCs/>
        </w:rPr>
        <w:instrText xml:space="preserve"> "</w:instrText>
      </w:r>
      <w:r w:rsidRPr="005217BD">
        <w:rPr>
          <w:iCs/>
          <w:lang w:val="en-US"/>
        </w:rPr>
        <w:instrText>AutoNr</w:instrText>
      </w:r>
      <w:r w:rsidRPr="005217BD">
        <w:rPr>
          <w:iCs/>
        </w:rPr>
        <w:instrText>" \*</w:instrText>
      </w:r>
      <w:r w:rsidRPr="005217BD">
        <w:rPr>
          <w:iCs/>
          <w:lang w:val="en-US"/>
        </w:rPr>
        <w:instrText>Arabic</w:instrText>
      </w:r>
      <w:r w:rsidRPr="005217BD">
        <w:rPr>
          <w:iCs/>
        </w:rPr>
        <w:instrText xml:space="preserve"> </w:instrText>
      </w:r>
      <w:r w:rsidRPr="005217B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24</w:t>
      </w:r>
      <w:r w:rsidRPr="005217BD">
        <w:rPr>
          <w:iCs/>
          <w:lang w:val="en-US"/>
        </w:rPr>
        <w:fldChar w:fldCharType="end"/>
      </w:r>
      <w:r w:rsidRPr="005217BD">
        <w:t xml:space="preserve"> Атрибуты тэга «Товарная партия» &lt;</w:t>
      </w:r>
      <w:r w:rsidR="00C2249E">
        <w:rPr>
          <w:lang w:val="en-US"/>
        </w:rPr>
        <w:t>batch</w:t>
      </w:r>
      <w:r w:rsidRPr="005217BD">
        <w:t>&gt;</w:t>
      </w:r>
    </w:p>
    <w:tbl>
      <w:tblPr>
        <w:tblStyle w:val="31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23"/>
        <w:gridCol w:w="1779"/>
        <w:gridCol w:w="5239"/>
      </w:tblGrid>
      <w:tr w:rsidR="005217BD" w:rsidRPr="005217BD" w14:paraId="123904F7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47F899C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lastRenderedPageBreak/>
              <w:t>Имя столбца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CF265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Тип (Размер)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FE1359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b/>
              </w:rPr>
              <w:t>Назначение</w:t>
            </w:r>
          </w:p>
        </w:tc>
      </w:tr>
      <w:tr w:rsidR="005B6DEC" w:rsidRPr="005217BD" w14:paraId="1AA53AD3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9FD3443" w14:textId="17B2A3BF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7225E3">
              <w:t>messageId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CABAB0" w14:textId="5C33FF3D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968F5AA" w14:textId="378542FB" w:rsidR="005B6DEC" w:rsidRPr="005217BD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7225E3">
              <w:t>Уникальный идентификатор сообщения СУ</w:t>
            </w:r>
          </w:p>
        </w:tc>
      </w:tr>
      <w:tr w:rsidR="005217BD" w:rsidRPr="005217BD" w14:paraId="4A167EF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0804415" w14:textId="61451079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C0B6FD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</w:t>
            </w:r>
            <w:r w:rsidRPr="005217BD">
              <w:rPr>
                <w:lang w:val="en-US"/>
              </w:rPr>
              <w:t>255</w:t>
            </w:r>
            <w:r w:rsidRPr="005217BD">
              <w:t>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338EE3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товарной партии в справочнике ГС</w:t>
            </w:r>
          </w:p>
        </w:tc>
      </w:tr>
      <w:tr w:rsidR="005217BD" w:rsidRPr="005217BD" w14:paraId="519D563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113679" w14:textId="3195E02E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name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63A60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8E483B3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5217BD">
              <w:t>Наименование партии</w:t>
            </w:r>
          </w:p>
        </w:tc>
      </w:tr>
      <w:tr w:rsidR="005217BD" w:rsidRPr="005217BD" w14:paraId="1AB5265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01ADA3" w14:textId="5DC5FF9A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sku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6F1365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B47C09D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Уникальный идентификатор товара в справочнике предприятия</w:t>
            </w:r>
          </w:p>
        </w:tc>
      </w:tr>
      <w:tr w:rsidR="005217BD" w:rsidRPr="005217BD" w14:paraId="3E4BAF83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8CD99B" w14:textId="0FEBAE4F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production</w:t>
            </w:r>
            <w:proofErr w:type="spellEnd"/>
            <w:r w:rsidRPr="005217BD">
              <w:rPr>
                <w:lang w:val="en-US"/>
              </w:rPr>
              <w:t>D</w:t>
            </w:r>
            <w:proofErr w:type="spellStart"/>
            <w:r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84EEC4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6C8BEC6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производства</w:t>
            </w:r>
          </w:p>
        </w:tc>
      </w:tr>
      <w:tr w:rsidR="005217BD" w:rsidRPr="005217BD" w14:paraId="0E14B849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98F88C" w14:textId="7FEC8F8D" w:rsidR="00FC056F" w:rsidRPr="005217BD" w:rsidRDefault="0002082B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02082B">
              <w:t>expiration</w:t>
            </w:r>
            <w:proofErr w:type="spellEnd"/>
            <w:r w:rsidR="00FC056F" w:rsidRPr="005217BD">
              <w:rPr>
                <w:lang w:val="en-US"/>
              </w:rPr>
              <w:t>D</w:t>
            </w:r>
            <w:proofErr w:type="spellStart"/>
            <w:r w:rsidR="00FC056F" w:rsidRPr="005217BD">
              <w:t>ate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840966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Date</w:t>
            </w:r>
            <w:proofErr w:type="spellEnd"/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7694F52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Дата «годен до:»</w:t>
            </w:r>
          </w:p>
        </w:tc>
      </w:tr>
      <w:tr w:rsidR="005217BD" w:rsidRPr="005217BD" w14:paraId="41DD96B2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EE8489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manufacturer</w:t>
            </w:r>
            <w:proofErr w:type="spellEnd"/>
            <w:r w:rsidRPr="005217BD">
              <w:rPr>
                <w:lang w:val="en-US"/>
              </w:rPr>
              <w:t>I</w:t>
            </w:r>
            <w:r w:rsidRPr="005217BD">
              <w:t>d</w:t>
            </w:r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5F6891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 (255)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3B52A0" w14:textId="495F58A6" w:rsidR="00FC056F" w:rsidRPr="005217BD" w:rsidRDefault="0002082B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П</w:t>
            </w:r>
            <w:r w:rsidRPr="0002082B">
              <w:t>оставщик товара</w:t>
            </w:r>
          </w:p>
        </w:tc>
      </w:tr>
      <w:tr w:rsidR="005217BD" w:rsidRPr="005217BD" w14:paraId="703F0B8E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CEB0AF2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vendor</w:t>
            </w:r>
            <w:proofErr w:type="spellEnd"/>
            <w:r w:rsidRPr="005217BD">
              <w:rPr>
                <w:lang w:val="en-US"/>
              </w:rPr>
              <w:t>B</w:t>
            </w:r>
            <w:proofErr w:type="spellStart"/>
            <w:r w:rsidRPr="005217BD">
              <w:t>atch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0FCF6B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Varchar2(128)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994E5C1" w14:textId="3A640F99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 xml:space="preserve">Партия </w:t>
            </w:r>
            <w:r w:rsidR="0002082B">
              <w:t>производителя</w:t>
            </w:r>
          </w:p>
        </w:tc>
      </w:tr>
      <w:tr w:rsidR="005217BD" w:rsidRPr="005217BD" w14:paraId="5EA5DC44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AB3CC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status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D465675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7CBC16" w14:textId="77777777" w:rsidR="00FC056F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Статус товарной партии</w:t>
            </w:r>
            <w:r w:rsidR="00C2249E">
              <w:t>. Возможные значения:</w:t>
            </w:r>
          </w:p>
          <w:p w14:paraId="404853A3" w14:textId="3576BFFF" w:rsid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>«G» -</w:t>
            </w:r>
            <w:r w:rsidR="00C2249E" w:rsidRPr="00CF765A">
              <w:t>Годен</w:t>
            </w:r>
            <w:r w:rsidR="00C2249E">
              <w:t>;</w:t>
            </w:r>
          </w:p>
          <w:p w14:paraId="31BD5E2C" w14:textId="0EEDC0EB" w:rsid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«Q»- </w:t>
            </w:r>
            <w:r w:rsidR="00C2249E" w:rsidRPr="00CF765A">
              <w:t>Карантин</w:t>
            </w:r>
            <w:r w:rsidR="00C2249E">
              <w:t>;</w:t>
            </w:r>
          </w:p>
          <w:p w14:paraId="3E6FB5FF" w14:textId="3F7BE2CD" w:rsidR="00C2249E" w:rsidRPr="00C2249E" w:rsidRDefault="00CF765A" w:rsidP="00CF765A">
            <w:pPr>
              <w:pStyle w:val="af1"/>
              <w:numPr>
                <w:ilvl w:val="0"/>
                <w:numId w:val="29"/>
              </w:numPr>
            </w:pPr>
            <w:r w:rsidRPr="00CF765A">
              <w:t xml:space="preserve">«R» - </w:t>
            </w:r>
            <w:r w:rsidR="00C2249E" w:rsidRPr="00CF765A">
              <w:t>Брак</w:t>
            </w:r>
            <w:r w:rsidR="00C2249E" w:rsidRPr="0022595D">
              <w:t>.</w:t>
            </w:r>
          </w:p>
        </w:tc>
      </w:tr>
      <w:tr w:rsidR="005217BD" w:rsidRPr="005217BD" w14:paraId="57261D8D" w14:textId="77777777" w:rsidTr="00B179E1">
        <w:tc>
          <w:tcPr>
            <w:tcW w:w="212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FFF45F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5217BD">
              <w:rPr>
                <w:lang w:val="en-US"/>
              </w:rPr>
              <w:t>regExciseFlag</w:t>
            </w:r>
            <w:proofErr w:type="spellEnd"/>
          </w:p>
        </w:tc>
        <w:tc>
          <w:tcPr>
            <w:tcW w:w="177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4EA7EB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 w:rsidRPr="005217BD">
              <w:t>Char</w:t>
            </w:r>
            <w:proofErr w:type="spellEnd"/>
            <w:r w:rsidRPr="005217BD">
              <w:t xml:space="preserve"> (1)</w:t>
            </w:r>
          </w:p>
        </w:tc>
        <w:tc>
          <w:tcPr>
            <w:tcW w:w="523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58CC02E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t>Флаг необходимости учета марок</w:t>
            </w:r>
          </w:p>
          <w:p w14:paraId="33B58E70" w14:textId="77777777" w:rsidR="00FC056F" w:rsidRPr="005217BD" w:rsidRDefault="00FC056F" w:rsidP="00B179E1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5217BD">
              <w:rPr>
                <w:i/>
              </w:rPr>
              <w:t>Значение по умолчанию: “</w:t>
            </w:r>
            <w:r w:rsidRPr="005217BD">
              <w:rPr>
                <w:i/>
                <w:lang w:val="en-US"/>
              </w:rPr>
              <w:t>f</w:t>
            </w:r>
            <w:r w:rsidRPr="005217BD">
              <w:rPr>
                <w:i/>
              </w:rPr>
              <w:t xml:space="preserve">” </w:t>
            </w:r>
          </w:p>
        </w:tc>
      </w:tr>
    </w:tbl>
    <w:p w14:paraId="6C489345" w14:textId="77777777" w:rsidR="00FC056F" w:rsidRPr="005217BD" w:rsidRDefault="00FC056F" w:rsidP="00FC056F">
      <w:pPr>
        <w:spacing w:after="0"/>
        <w:ind w:firstLine="567"/>
      </w:pPr>
    </w:p>
    <w:p w14:paraId="3746B13B" w14:textId="77777777" w:rsidR="00FC056F" w:rsidRPr="005217BD" w:rsidRDefault="00FC056F" w:rsidP="00FC056F">
      <w:pPr>
        <w:spacing w:after="0"/>
        <w:ind w:firstLine="567"/>
        <w:rPr>
          <w:lang w:val="en-US"/>
        </w:rPr>
      </w:pPr>
      <w:r w:rsidRPr="005217BD">
        <w:t>Пример</w:t>
      </w:r>
      <w:r w:rsidRPr="005217BD">
        <w:rPr>
          <w:lang w:val="en-US"/>
        </w:rPr>
        <w:t>:</w:t>
      </w:r>
    </w:p>
    <w:p w14:paraId="2E0A0551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>{</w:t>
      </w:r>
    </w:p>
    <w:p w14:paraId="517AC8F2" w14:textId="49067992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  <w:t>"Serial": {</w:t>
      </w:r>
    </w:p>
    <w:p w14:paraId="6E7BC18E" w14:textId="6834DEAB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Pr="008543E8">
        <w:rPr>
          <w:i/>
          <w:iCs/>
          <w:sz w:val="20"/>
          <w:szCs w:val="20"/>
          <w:lang w:val="en-US"/>
        </w:rPr>
        <w:t>Id</w:t>
      </w:r>
      <w:proofErr w:type="spellEnd"/>
      <w:r w:rsidRPr="008543E8">
        <w:rPr>
          <w:i/>
          <w:iCs/>
          <w:sz w:val="20"/>
          <w:szCs w:val="20"/>
          <w:lang w:val="en-US"/>
        </w:rPr>
        <w:t>": "117432166",</w:t>
      </w:r>
    </w:p>
    <w:p w14:paraId="1CBD560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"id": "26D65444-A8C5-11EF-859B-509A4CAF7E09",</w:t>
      </w:r>
    </w:p>
    <w:p w14:paraId="269A24AF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"name": "26D65444-A8C5-11EF-859B-509A4CAF7E09",</w:t>
      </w:r>
    </w:p>
    <w:p w14:paraId="027E14C3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skuId</w:t>
      </w:r>
      <w:proofErr w:type="spellEnd"/>
      <w:r w:rsidRPr="008543E8">
        <w:rPr>
          <w:i/>
          <w:iCs/>
          <w:sz w:val="20"/>
          <w:szCs w:val="20"/>
          <w:lang w:val="en-US"/>
        </w:rPr>
        <w:t>": "c5d3ffea-befe-11e7-815a-005056827059",</w:t>
      </w:r>
    </w:p>
    <w:p w14:paraId="39EF1F62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productionDate</w:t>
      </w:r>
      <w:proofErr w:type="spellEnd"/>
      <w:r w:rsidRPr="008543E8">
        <w:rPr>
          <w:i/>
          <w:iCs/>
          <w:sz w:val="20"/>
          <w:szCs w:val="20"/>
          <w:lang w:val="en-US"/>
        </w:rPr>
        <w:t>": "",</w:t>
      </w:r>
    </w:p>
    <w:p w14:paraId="2593C254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realizationDate</w:t>
      </w:r>
      <w:proofErr w:type="spellEnd"/>
      <w:r w:rsidRPr="008543E8">
        <w:rPr>
          <w:i/>
          <w:iCs/>
          <w:sz w:val="20"/>
          <w:szCs w:val="20"/>
          <w:lang w:val="en-US"/>
        </w:rPr>
        <w:t>": "22-11-2027 00:00",</w:t>
      </w:r>
    </w:p>
    <w:p w14:paraId="3092E530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manufacturerId</w:t>
      </w:r>
      <w:proofErr w:type="spellEnd"/>
      <w:r w:rsidRPr="008543E8">
        <w:rPr>
          <w:i/>
          <w:iCs/>
          <w:sz w:val="20"/>
          <w:szCs w:val="20"/>
          <w:lang w:val="en-US"/>
        </w:rPr>
        <w:t>": "0",</w:t>
      </w:r>
    </w:p>
    <w:p w14:paraId="0E6F1FA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8543E8">
        <w:rPr>
          <w:i/>
          <w:iCs/>
          <w:sz w:val="20"/>
          <w:szCs w:val="20"/>
          <w:lang w:val="en-US"/>
        </w:rPr>
        <w:t>vendorBatch</w:t>
      </w:r>
      <w:proofErr w:type="spellEnd"/>
      <w:r w:rsidRPr="008543E8">
        <w:rPr>
          <w:i/>
          <w:iCs/>
          <w:sz w:val="20"/>
          <w:szCs w:val="20"/>
          <w:lang w:val="en-US"/>
        </w:rPr>
        <w:t>": "1127 0722",</w:t>
      </w:r>
    </w:p>
    <w:p w14:paraId="581E32DE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lastRenderedPageBreak/>
        <w:tab/>
      </w:r>
      <w:r w:rsidRPr="008543E8">
        <w:rPr>
          <w:i/>
          <w:iCs/>
          <w:sz w:val="20"/>
          <w:szCs w:val="20"/>
          <w:lang w:val="en-US"/>
        </w:rPr>
        <w:tab/>
        <w:t>"status": "B"</w:t>
      </w:r>
    </w:p>
    <w:p w14:paraId="19924964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8543E8">
        <w:rPr>
          <w:i/>
          <w:iCs/>
          <w:sz w:val="20"/>
          <w:szCs w:val="20"/>
          <w:lang w:val="en-US"/>
        </w:rPr>
        <w:t xml:space="preserve">              "</w:t>
      </w:r>
      <w:proofErr w:type="spellStart"/>
      <w:r w:rsidRPr="008543E8">
        <w:rPr>
          <w:i/>
          <w:iCs/>
          <w:sz w:val="20"/>
          <w:szCs w:val="20"/>
          <w:lang w:val="en-US"/>
        </w:rPr>
        <w:t>regExciseFlag</w:t>
      </w:r>
      <w:proofErr w:type="spellEnd"/>
      <w:r w:rsidRPr="008543E8">
        <w:rPr>
          <w:i/>
          <w:iCs/>
          <w:sz w:val="20"/>
          <w:szCs w:val="20"/>
          <w:lang w:val="en-US"/>
        </w:rPr>
        <w:t>": "f"</w:t>
      </w:r>
    </w:p>
    <w:p w14:paraId="1C163388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1AC3B6B5" w14:textId="77777777" w:rsidR="00FC056F" w:rsidRPr="008543E8" w:rsidRDefault="00FC056F" w:rsidP="00FC056F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2BC246CE" w14:textId="77777777" w:rsidR="00970B4B" w:rsidRPr="00B721FE" w:rsidRDefault="00970B4B" w:rsidP="009838B0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bookmarkStart w:id="188" w:name="_3q5sasy" w:colFirst="0" w:colLast="0"/>
      <w:bookmarkEnd w:id="188"/>
    </w:p>
    <w:p w14:paraId="470118B9" w14:textId="2E1046CB" w:rsidR="002F7D42" w:rsidRPr="00124DD6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89" w:name="_Ref184207647"/>
      <w:bookmarkStart w:id="190" w:name="_Toc215488182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приемки </w:t>
      </w:r>
      <w:bookmarkStart w:id="191" w:name="_Hlk183614656"/>
      <w:r w:rsidRPr="00124DD6">
        <w:rPr>
          <w:rFonts w:ascii="Arial" w:hAnsi="Arial"/>
          <w:bCs/>
          <w:sz w:val="32"/>
          <w:szCs w:val="32"/>
          <w:lang w:val="x-none"/>
        </w:rPr>
        <w:t>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incoming</w:t>
      </w:r>
      <w:r w:rsidR="009838B0">
        <w:rPr>
          <w:rFonts w:ascii="Arial" w:hAnsi="Arial"/>
          <w:bCs/>
          <w:sz w:val="32"/>
          <w:szCs w:val="32"/>
          <w:lang w:val="en-US"/>
        </w:rPr>
        <w:t>S</w:t>
      </w:r>
      <w:r w:rsidRPr="00124DD6">
        <w:rPr>
          <w:rFonts w:ascii="Arial" w:hAnsi="Arial"/>
          <w:bCs/>
          <w:sz w:val="32"/>
          <w:szCs w:val="32"/>
          <w:lang w:val="x-none"/>
        </w:rPr>
        <w:t>tatus</w:t>
      </w:r>
      <w:r w:rsidR="009838B0"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hanged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89"/>
      <w:bookmarkEnd w:id="190"/>
      <w:bookmarkEnd w:id="191"/>
    </w:p>
    <w:p w14:paraId="101E528B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</w:t>
      </w:r>
      <w:r w:rsidR="003E6EB3">
        <w:rPr>
          <w:color w:val="000000"/>
        </w:rPr>
        <w:t>ия уведомления о поставке в СУ</w:t>
      </w:r>
      <w:r>
        <w:rPr>
          <w:color w:val="000000"/>
        </w:rPr>
        <w:t>.</w:t>
      </w:r>
    </w:p>
    <w:p w14:paraId="76515018" w14:textId="5415E72D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25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«Изменение статуса УП» &lt;</w:t>
      </w:r>
      <w:proofErr w:type="spellStart"/>
      <w:r w:rsidR="006874F4">
        <w:rPr>
          <w:color w:val="000000"/>
        </w:rPr>
        <w:t>incoming</w:t>
      </w:r>
      <w:proofErr w:type="spellEnd"/>
      <w:r w:rsidR="009838B0">
        <w:rPr>
          <w:color w:val="000000"/>
          <w:lang w:val="en-US"/>
        </w:rPr>
        <w:t>S</w:t>
      </w:r>
      <w:proofErr w:type="spellStart"/>
      <w:r w:rsidR="006874F4">
        <w:rPr>
          <w:color w:val="000000"/>
        </w:rPr>
        <w:t>tatus</w:t>
      </w:r>
      <w:proofErr w:type="spellEnd"/>
      <w:r w:rsidR="009838B0">
        <w:rPr>
          <w:color w:val="000000"/>
          <w:lang w:val="en-US"/>
        </w:rPr>
        <w:t>C</w:t>
      </w:r>
      <w:proofErr w:type="spellStart"/>
      <w:r w:rsidR="006874F4">
        <w:rPr>
          <w:color w:val="000000"/>
        </w:rPr>
        <w:t>hanged</w:t>
      </w:r>
      <w:proofErr w:type="spellEnd"/>
      <w:r w:rsidR="006874F4">
        <w:rPr>
          <w:color w:val="000000"/>
        </w:rPr>
        <w:t>&gt;</w:t>
      </w:r>
    </w:p>
    <w:tbl>
      <w:tblPr>
        <w:tblStyle w:val="20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822"/>
      </w:tblGrid>
      <w:tr w:rsidR="002F7D42" w14:paraId="4CE4CBA6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87AB25D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6196731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986845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B6DEC" w14:paraId="7A06AA82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EA88202" w14:textId="4BE56D5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 w:rsidRPr="00DA4973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1906F1A" w14:textId="43F5D721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031341" w14:textId="299BFAB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DA4973">
              <w:t>Уникальный идентификатор сообщения СУ</w:t>
            </w:r>
          </w:p>
        </w:tc>
      </w:tr>
      <w:tr w:rsidR="005B6DEC" w14:paraId="34ECC79E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657C12" w14:textId="74246DA9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incI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556D1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8461DA9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УП. Внешний ключ на запись в заголовке накладной</w:t>
            </w:r>
          </w:p>
        </w:tc>
      </w:tr>
      <w:tr w:rsidR="005B6DEC" w14:paraId="1D7C773C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AB2CF89" w14:textId="0E2A15B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0C47D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C0EC3DB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</w:t>
            </w:r>
          </w:p>
        </w:tc>
      </w:tr>
      <w:tr w:rsidR="005B6DEC" w14:paraId="7F9473FD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F707FF" w14:textId="4965E31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old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1FA9B41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622C96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УП</w:t>
            </w:r>
          </w:p>
        </w:tc>
      </w:tr>
      <w:tr w:rsidR="005B6DEC" w14:paraId="601306DD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32BB5D" w14:textId="367EC0FA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new</w:t>
            </w:r>
            <w:proofErr w:type="spellEnd"/>
            <w:r>
              <w:rPr>
                <w:lang w:val="en-US"/>
              </w:rPr>
              <w:t>S</w:t>
            </w:r>
            <w:proofErr w:type="spellStart"/>
            <w: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4AE9A1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F18F4B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УП</w:t>
            </w:r>
          </w:p>
        </w:tc>
      </w:tr>
      <w:tr w:rsidR="005B6DEC" w14:paraId="203920BA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AAD8C4F" w14:textId="0BE384DB" w:rsidR="005B6DEC" w:rsidRPr="00D85708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reason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ECAB09" w14:textId="34FA4EAF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3B2EC1F" w14:textId="1A6584FF" w:rsidR="005B6DEC" w:rsidRPr="00400087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Описание причины возврата</w:t>
            </w:r>
          </w:p>
          <w:p w14:paraId="786A472A" w14:textId="62C287AF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5B6DEC" w14:paraId="0CCC6097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AA94CD2" w14:textId="2CA33C6E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63081">
              <w:rPr>
                <w:color w:val="000000"/>
                <w:lang w:val="en-US"/>
              </w:rPr>
              <w:t>responsible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BF4F88B" w14:textId="68E9658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D5A06C" w14:textId="0648034E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Наименование ответственного отдела</w:t>
            </w:r>
          </w:p>
          <w:p w14:paraId="5FEFC7AF" w14:textId="37785355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Передается, если параметр «М</w:t>
            </w:r>
            <w:r w:rsidRPr="00D85708">
              <w:rPr>
                <w:color w:val="000000"/>
              </w:rPr>
              <w:t>етод обработки</w:t>
            </w:r>
            <w:r>
              <w:rPr>
                <w:color w:val="000000"/>
              </w:rPr>
              <w:t>»</w:t>
            </w:r>
            <w:r w:rsidRPr="00D85708">
              <w:rPr>
                <w:color w:val="000000"/>
              </w:rPr>
              <w:t xml:space="preserve"> в</w:t>
            </w:r>
            <w:r>
              <w:rPr>
                <w:color w:val="000000"/>
              </w:rPr>
              <w:t xml:space="preserve"> </w:t>
            </w:r>
            <w:r w:rsidRPr="00D85708">
              <w:rPr>
                <w:color w:val="000000"/>
              </w:rPr>
              <w:t xml:space="preserve">справочнике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Тип ПО</w:t>
            </w:r>
            <w:r>
              <w:rPr>
                <w:color w:val="000000"/>
              </w:rPr>
              <w:t xml:space="preserve">» </w:t>
            </w:r>
            <w:r w:rsidRPr="00D85708">
              <w:rPr>
                <w:color w:val="000000"/>
              </w:rPr>
              <w:t>имеет</w:t>
            </w:r>
            <w:r>
              <w:rPr>
                <w:color w:val="000000"/>
              </w:rPr>
              <w:t xml:space="preserve"> значение</w:t>
            </w:r>
            <w:r w:rsidRPr="00D85708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«</w:t>
            </w:r>
            <w:r w:rsidRPr="00D85708">
              <w:rPr>
                <w:color w:val="000000"/>
              </w:rPr>
              <w:t>Возврат</w:t>
            </w:r>
            <w:r>
              <w:rPr>
                <w:color w:val="000000"/>
              </w:rPr>
              <w:t>»</w:t>
            </w:r>
          </w:p>
        </w:tc>
      </w:tr>
      <w:tr w:rsidR="005B6DEC" w14:paraId="238A803C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653D2E1" w14:textId="18226B9A" w:rsidR="005B6DEC" w:rsidRPr="00E63081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CDD8BC" w14:textId="7B86A3F2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2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00535A" w14:textId="5D45277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документу</w:t>
            </w:r>
          </w:p>
        </w:tc>
      </w:tr>
    </w:tbl>
    <w:p w14:paraId="54FB2539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567"/>
        <w:rPr>
          <w:color w:val="000000"/>
        </w:rPr>
      </w:pPr>
      <w:r>
        <w:rPr>
          <w:color w:val="000000"/>
        </w:rPr>
        <w:t>Возможные значения статусов уведомления о поставке:</w:t>
      </w:r>
    </w:p>
    <w:tbl>
      <w:tblPr>
        <w:tblStyle w:val="19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352"/>
        <w:gridCol w:w="4196"/>
        <w:gridCol w:w="3818"/>
      </w:tblGrid>
      <w:tr w:rsidR="002F7D42" w14:paraId="122B3666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CFECD9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0BE254F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9AA37CA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2F7D42" w14:paraId="483A492E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D29D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R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FD9F6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CD87CD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Да</w:t>
            </w:r>
          </w:p>
        </w:tc>
      </w:tr>
      <w:tr w:rsidR="002F7D42" w14:paraId="519E4AEB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1633F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D464CC" w14:textId="6C86C366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Подготовлен (т.е</w:t>
            </w:r>
            <w:r w:rsidR="004C1983">
              <w:rPr>
                <w:color w:val="000000"/>
              </w:rPr>
              <w:t>.</w:t>
            </w:r>
            <w:r>
              <w:rPr>
                <w:color w:val="000000"/>
              </w:rPr>
              <w:t xml:space="preserve"> создан ПО)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2BA67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52C40C8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AD06D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8EC4E6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88BFA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E514D9" w14:paraId="6E429083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E82A15B" w14:textId="1E360F32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E514D9">
              <w:rPr>
                <w:color w:val="FF0000"/>
              </w:rPr>
              <w:t>??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474E96B" w14:textId="5A1A85A6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Согласование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2B5AAD" w14:textId="20800F71" w:rsidR="00E514D9" w:rsidRDefault="00E514D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A38C4B1" w14:textId="77777777">
        <w:tc>
          <w:tcPr>
            <w:tcW w:w="13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BE027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419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D713F7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Выполнен</w:t>
            </w:r>
          </w:p>
        </w:tc>
        <w:tc>
          <w:tcPr>
            <w:tcW w:w="381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9D50F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4519462B" w14:textId="77777777" w:rsidR="00970B4B" w:rsidRDefault="00970B4B" w:rsidP="005423BD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</w:p>
    <w:p w14:paraId="0EDE786B" w14:textId="1B421239" w:rsidR="002F7D42" w:rsidRDefault="006874F4" w:rsidP="005423BD">
      <w:pPr>
        <w:pBdr>
          <w:top w:val="nil"/>
          <w:left w:val="nil"/>
          <w:bottom w:val="nil"/>
          <w:right w:val="nil"/>
          <w:between w:val="nil"/>
        </w:pBdr>
        <w:spacing w:before="100"/>
        <w:ind w:firstLine="567"/>
        <w:jc w:val="left"/>
        <w:rPr>
          <w:color w:val="000000"/>
        </w:rPr>
      </w:pPr>
      <w:r>
        <w:rPr>
          <w:color w:val="000000"/>
        </w:rPr>
        <w:t>Детали приемки &lt;</w:t>
      </w:r>
      <w:proofErr w:type="spellStart"/>
      <w:r w:rsidR="009838B0">
        <w:rPr>
          <w:iCs/>
        </w:rPr>
        <w:t>incoming</w:t>
      </w:r>
      <w:proofErr w:type="spellEnd"/>
      <w:r w:rsidR="009838B0">
        <w:rPr>
          <w:iCs/>
          <w:lang w:val="en-US"/>
        </w:rPr>
        <w:t>S</w:t>
      </w:r>
      <w:proofErr w:type="spellStart"/>
      <w:r w:rsidR="009838B0">
        <w:rPr>
          <w:iCs/>
        </w:rPr>
        <w:t>tatus</w:t>
      </w:r>
      <w:proofErr w:type="spellEnd"/>
      <w:r w:rsidR="009838B0">
        <w:rPr>
          <w:iCs/>
          <w:lang w:val="en-US"/>
        </w:rPr>
        <w:t>C</w:t>
      </w:r>
      <w:proofErr w:type="spellStart"/>
      <w:r w:rsidR="009838B0">
        <w:rPr>
          <w:iCs/>
        </w:rPr>
        <w:t>hanged</w:t>
      </w:r>
      <w:proofErr w:type="spellEnd"/>
      <w:r w:rsidR="009838B0">
        <w:rPr>
          <w:iCs/>
          <w:lang w:val="en-US"/>
        </w:rPr>
        <w:t>D</w:t>
      </w:r>
      <w:proofErr w:type="spellStart"/>
      <w:r w:rsidR="009838B0">
        <w:rPr>
          <w:iCs/>
        </w:rPr>
        <w:t>etail</w:t>
      </w:r>
      <w:proofErr w:type="spellEnd"/>
      <w:r>
        <w:rPr>
          <w:color w:val="000000"/>
        </w:rPr>
        <w:t>&gt; экспортируются в Головную систему по завершению приёма грузов по ожидаемой поставке (</w:t>
      </w:r>
      <w:r w:rsidR="00970B4B">
        <w:rPr>
          <w:color w:val="000000"/>
        </w:rPr>
        <w:t>при изменении статуса</w:t>
      </w:r>
      <w:r>
        <w:rPr>
          <w:color w:val="000000"/>
        </w:rPr>
        <w:t xml:space="preserve"> УП </w:t>
      </w:r>
      <w:r w:rsidR="00970B4B">
        <w:rPr>
          <w:color w:val="000000"/>
        </w:rPr>
        <w:t>на</w:t>
      </w:r>
      <w:r>
        <w:rPr>
          <w:color w:val="000000"/>
        </w:rPr>
        <w:t xml:space="preserve"> </w:t>
      </w:r>
      <w:r w:rsidR="00970B4B">
        <w:rPr>
          <w:color w:val="000000"/>
        </w:rPr>
        <w:t>«</w:t>
      </w:r>
      <w:r w:rsidR="00657F54">
        <w:rPr>
          <w:color w:val="000000"/>
        </w:rPr>
        <w:t>Согласование</w:t>
      </w:r>
      <w:r w:rsidR="00970B4B">
        <w:rPr>
          <w:color w:val="000000"/>
        </w:rPr>
        <w:t>»</w:t>
      </w:r>
      <w:r>
        <w:rPr>
          <w:color w:val="000000"/>
        </w:rPr>
        <w:t xml:space="preserve">). </w:t>
      </w:r>
    </w:p>
    <w:p w14:paraId="07BE6A9B" w14:textId="4CAA1DD0" w:rsidR="002F7D42" w:rsidRDefault="004C202B" w:rsidP="005423BD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jc w:val="left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26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подтверждения приемки» &lt;</w:t>
      </w:r>
      <w:proofErr w:type="spellStart"/>
      <w:r w:rsidR="009838B0">
        <w:rPr>
          <w:iCs/>
        </w:rPr>
        <w:t>incoming</w:t>
      </w:r>
      <w:proofErr w:type="spellEnd"/>
      <w:r w:rsidR="009838B0">
        <w:rPr>
          <w:iCs/>
          <w:lang w:val="en-US"/>
        </w:rPr>
        <w:t>S</w:t>
      </w:r>
      <w:proofErr w:type="spellStart"/>
      <w:r w:rsidR="009838B0">
        <w:rPr>
          <w:iCs/>
        </w:rPr>
        <w:t>tatus</w:t>
      </w:r>
      <w:proofErr w:type="spellEnd"/>
      <w:r w:rsidR="009838B0">
        <w:rPr>
          <w:iCs/>
          <w:lang w:val="en-US"/>
        </w:rPr>
        <w:t>C</w:t>
      </w:r>
      <w:proofErr w:type="spellStart"/>
      <w:r w:rsidR="009838B0">
        <w:rPr>
          <w:iCs/>
        </w:rPr>
        <w:t>hanged</w:t>
      </w:r>
      <w:proofErr w:type="spellEnd"/>
      <w:r w:rsidR="009838B0">
        <w:rPr>
          <w:iCs/>
          <w:lang w:val="en-US"/>
        </w:rPr>
        <w:t>D</w:t>
      </w:r>
      <w:proofErr w:type="spellStart"/>
      <w:r w:rsidR="009838B0">
        <w:rPr>
          <w:iCs/>
        </w:rPr>
        <w:t>etail</w:t>
      </w:r>
      <w:proofErr w:type="spellEnd"/>
      <w:r w:rsidR="006874F4">
        <w:rPr>
          <w:color w:val="000000"/>
        </w:rPr>
        <w:t xml:space="preserve">&gt; </w:t>
      </w:r>
    </w:p>
    <w:tbl>
      <w:tblPr>
        <w:tblStyle w:val="18"/>
        <w:tblW w:w="9366" w:type="dxa"/>
        <w:tblInd w:w="-75" w:type="dxa"/>
        <w:tblLayout w:type="fixed"/>
        <w:tblLook w:val="0000" w:firstRow="0" w:lastRow="0" w:firstColumn="0" w:lastColumn="0" w:noHBand="0" w:noVBand="0"/>
      </w:tblPr>
      <w:tblGrid>
        <w:gridCol w:w="1738"/>
        <w:gridCol w:w="1731"/>
        <w:gridCol w:w="5897"/>
      </w:tblGrid>
      <w:tr w:rsidR="002F7D42" w14:paraId="46E0D6F3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F0C6598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9A25549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AE7590" w14:textId="77777777" w:rsidR="002F7D42" w:rsidRPr="009838B0" w:rsidRDefault="006874F4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napToGrid w:val="0"/>
              <w:spacing w:after="0"/>
              <w:jc w:val="left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41A0825A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A3069D" w14:textId="620F8F89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inc</w:t>
            </w:r>
            <w:proofErr w:type="spellEnd"/>
            <w:r w:rsidR="009838B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4182D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442DD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основания.</w:t>
            </w:r>
          </w:p>
        </w:tc>
      </w:tr>
      <w:tr w:rsidR="002F7D42" w14:paraId="6BA32340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5B5955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2EA12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E9A67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</w:t>
            </w:r>
          </w:p>
        </w:tc>
      </w:tr>
      <w:tr w:rsidR="009838B0" w14:paraId="0123D47D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C8C4529" w14:textId="353A53DE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sku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C4619EC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85D5F76" w14:textId="5FAC5E12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9838B0" w14:paraId="454375BB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9B6FBD" w14:textId="16AC4905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t>holder</w:t>
            </w:r>
            <w:proofErr w:type="spellEnd"/>
            <w:r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1A8592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883042A" w14:textId="77777777" w:rsidR="009838B0" w:rsidRDefault="009838B0" w:rsidP="009838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2F7D42" w14:paraId="5C247492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D1B15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8C02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539FC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14:paraId="2C3A9C93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3440F01" w14:textId="12BB063F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9838B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006DCF" w14:textId="0897B687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C816CE0" w14:textId="3F42084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14:paraId="52A67D34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958D04" w14:textId="4603313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9838B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4FB596" w14:textId="267BFE89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F5FAE2" w14:textId="7DE086A3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0C7638" w14:paraId="55D65E71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1DD4F8" w14:textId="260E2104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 w:rsidR="005423BD"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98037F6" w14:textId="6003040B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0204DAA" w14:textId="56C08789" w:rsid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</w:t>
            </w:r>
            <w:r w:rsidR="00D85708">
              <w:rPr>
                <w:color w:val="000000"/>
              </w:rPr>
              <w:t xml:space="preserve"> в грузах</w:t>
            </w:r>
            <w:r>
              <w:rPr>
                <w:color w:val="000000"/>
              </w:rPr>
              <w:t>, принятых по строке документа</w:t>
            </w:r>
          </w:p>
          <w:p w14:paraId="26EFBA9A" w14:textId="3D627B57" w:rsidR="000C7638" w:rsidRP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 xml:space="preserve">Передается если у товара параметр </w:t>
            </w:r>
            <w:r w:rsidR="00D85708">
              <w:rPr>
                <w:color w:val="000000"/>
              </w:rPr>
              <w:t>«Учет веса» имеет значение «</w:t>
            </w:r>
            <w:r w:rsidR="00D85708" w:rsidRPr="00D85708">
              <w:rPr>
                <w:color w:val="000000"/>
              </w:rPr>
              <w:t>Плавающий вес(количественный)</w:t>
            </w:r>
            <w:r w:rsidR="00D85708">
              <w:rPr>
                <w:color w:val="000000"/>
              </w:rPr>
              <w:t>»</w:t>
            </w:r>
          </w:p>
        </w:tc>
      </w:tr>
      <w:tr w:rsidR="002F7D42" w14:paraId="7AE0557A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D98ED7C" w14:textId="65E1644B" w:rsidR="002F7D42" w:rsidRPr="000C7638" w:rsidRDefault="000C763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lastRenderedPageBreak/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EDBB63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E95149" w14:textId="3592FCBD" w:rsidR="002F7D42" w:rsidRDefault="00163F4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</w:t>
            </w:r>
            <w:r w:rsidR="00D85708">
              <w:rPr>
                <w:color w:val="000000"/>
              </w:rPr>
              <w:t>партия</w:t>
            </w:r>
          </w:p>
        </w:tc>
      </w:tr>
      <w:tr w:rsidR="002F7D42" w14:paraId="3B4C713D" w14:textId="7777777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3C22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CF8181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(200)</w:t>
            </w:r>
          </w:p>
        </w:tc>
        <w:tc>
          <w:tcPr>
            <w:tcW w:w="58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C16BA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документа</w:t>
            </w:r>
          </w:p>
        </w:tc>
      </w:tr>
    </w:tbl>
    <w:p w14:paraId="1C76AF21" w14:textId="729DDF6D" w:rsidR="0041756A" w:rsidRDefault="0041756A" w:rsidP="0041756A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8E1D14" w:rsidRPr="0047329D">
        <w:rPr>
          <w:iCs/>
          <w:lang w:val="en-US"/>
        </w:rPr>
        <w:fldChar w:fldCharType="begin"/>
      </w:r>
      <w:r w:rsidR="008E1D14" w:rsidRPr="004C202B">
        <w:rPr>
          <w:iCs/>
        </w:rPr>
        <w:instrText xml:space="preserve"> </w:instrText>
      </w:r>
      <w:r w:rsidR="008E1D14" w:rsidRPr="0047329D">
        <w:rPr>
          <w:iCs/>
          <w:lang w:val="en-US"/>
        </w:rPr>
        <w:instrText>SEQ</w:instrText>
      </w:r>
      <w:r w:rsidR="008E1D14" w:rsidRPr="004C202B">
        <w:rPr>
          <w:iCs/>
        </w:rPr>
        <w:instrText xml:space="preserve"> "</w:instrText>
      </w:r>
      <w:r w:rsidR="008E1D14" w:rsidRPr="0047329D">
        <w:rPr>
          <w:iCs/>
          <w:lang w:val="en-US"/>
        </w:rPr>
        <w:instrText>AutoNr</w:instrText>
      </w:r>
      <w:r w:rsidR="008E1D14" w:rsidRPr="004C202B">
        <w:rPr>
          <w:iCs/>
        </w:rPr>
        <w:instrText>" \*</w:instrText>
      </w:r>
      <w:r w:rsidR="008E1D14" w:rsidRPr="0047329D">
        <w:rPr>
          <w:iCs/>
          <w:lang w:val="en-US"/>
        </w:rPr>
        <w:instrText>Arabic</w:instrText>
      </w:r>
      <w:r w:rsidR="008E1D14" w:rsidRPr="004C202B">
        <w:rPr>
          <w:iCs/>
        </w:rPr>
        <w:instrText xml:space="preserve"> </w:instrText>
      </w:r>
      <w:r w:rsidR="008E1D14" w:rsidRPr="0047329D">
        <w:rPr>
          <w:iCs/>
          <w:lang w:val="en-US"/>
        </w:rPr>
        <w:fldChar w:fldCharType="separate"/>
      </w:r>
      <w:r w:rsidR="004C1983">
        <w:rPr>
          <w:iCs/>
          <w:noProof/>
          <w:lang w:val="en-US"/>
        </w:rPr>
        <w:t>27</w:t>
      </w:r>
      <w:r w:rsidR="008E1D14" w:rsidRPr="0047329D">
        <w:rPr>
          <w:iCs/>
          <w:lang w:val="en-US"/>
        </w:rPr>
        <w:fldChar w:fldCharType="end"/>
      </w:r>
      <w:r>
        <w:rPr>
          <w:iCs/>
        </w:rPr>
        <w:t>. Атрибуты тэга «Структура принятых ЛЕ» &lt;</w:t>
      </w:r>
      <w:proofErr w:type="spellStart"/>
      <w:r>
        <w:rPr>
          <w:iCs/>
          <w:lang w:val="en-US"/>
        </w:rPr>
        <w:t>inc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41756A" w14:paraId="23E227E6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2947FA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ABB0422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39A5CAD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41756A" w14:paraId="61EB5B40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216E3C" w14:textId="4A272EF9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rcn</w:t>
            </w:r>
            <w:r w:rsidR="005423BD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B8EB8CE" w14:textId="77777777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D549BD6" w14:textId="77777777" w:rsidR="0041756A" w:rsidRDefault="0041756A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41756A" w14:paraId="6E8B570B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D187F7E" w14:textId="77777777" w:rsidR="0041756A" w:rsidRDefault="0041756A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DFC510" w14:textId="77777777" w:rsidR="0041756A" w:rsidRDefault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697CACE" w14:textId="77777777" w:rsidR="0041756A" w:rsidRDefault="0041756A">
            <w:pPr>
              <w:snapToGrid w:val="0"/>
              <w:spacing w:after="0"/>
              <w:jc w:val="left"/>
            </w:pPr>
            <w:r>
              <w:t>Тип ЛЕ:</w:t>
            </w:r>
          </w:p>
          <w:p w14:paraId="184C326E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3E376786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41756A" w14:paraId="6FCA6DD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2973941" w14:textId="77777777" w:rsidR="0041756A" w:rsidRDefault="0041756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E7C60FC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4A16C73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41756A" w14:paraId="4F3B16B1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3E59B51" w14:textId="32D13C6C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</w:t>
            </w:r>
            <w:r w:rsidR="005423BD">
              <w:rPr>
                <w:lang w:val="en-US"/>
              </w:rPr>
              <w:t>S</w:t>
            </w:r>
            <w:r>
              <w:rPr>
                <w:lang w:val="en-US"/>
              </w:rPr>
              <w:t>scc</w:t>
            </w:r>
            <w:proofErr w:type="spellEnd"/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A8438C8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D834001" w14:textId="77777777" w:rsidR="0041756A" w:rsidRDefault="0041756A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  <w:tr w:rsidR="0041756A" w14:paraId="18FECBAE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226F19BF" w14:textId="5BAC45A5" w:rsidR="0041756A" w:rsidRDefault="0041756A" w:rsidP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</w:tcPr>
          <w:p w14:paraId="1B3B6F35" w14:textId="7AF8A91F" w:rsidR="0041756A" w:rsidRDefault="0041756A" w:rsidP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260E48" w14:textId="195386AF" w:rsidR="0041756A" w:rsidRPr="0041756A" w:rsidRDefault="0041756A" w:rsidP="0041756A">
            <w:pPr>
              <w:snapToGrid w:val="0"/>
              <w:spacing w:after="0"/>
              <w:jc w:val="left"/>
            </w:pPr>
            <w:r>
              <w:t>Номер строки документа, к которой привязана ЛЕ</w:t>
            </w:r>
          </w:p>
        </w:tc>
      </w:tr>
    </w:tbl>
    <w:p w14:paraId="28E26436" w14:textId="0BEAACEB" w:rsidR="0041756A" w:rsidRDefault="0041756A" w:rsidP="0041756A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4C1983">
        <w:rPr>
          <w:iCs/>
          <w:noProof/>
        </w:rPr>
        <w:t>28</w:t>
      </w:r>
      <w:r w:rsidR="00F57777">
        <w:rPr>
          <w:iCs/>
        </w:rPr>
        <w:fldChar w:fldCharType="end"/>
      </w:r>
      <w:r>
        <w:rPr>
          <w:iCs/>
        </w:rPr>
        <w:t xml:space="preserve"> Атрибуты тэга «Список принятых марок» &lt;</w:t>
      </w:r>
      <w:proofErr w:type="spellStart"/>
      <w:proofErr w:type="gramStart"/>
      <w:r>
        <w:rPr>
          <w:iCs/>
          <w:lang w:val="en-US"/>
        </w:rPr>
        <w:t>inc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u</w:t>
      </w:r>
      <w:r w:rsidR="005423BD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 xml:space="preserve"> &gt;</w:t>
      </w:r>
      <w:proofErr w:type="gramEnd"/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41756A" w14:paraId="6467CAFA" w14:textId="77777777" w:rsidTr="00556E62">
        <w:trPr>
          <w:trHeight w:val="413"/>
        </w:trPr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2B3247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4348C48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EF692BA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41756A" w14:paraId="6FC4CE6E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CE2B7C0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0B04646" w14:textId="77777777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84B948" w14:textId="72CCAEC5" w:rsidR="0041756A" w:rsidRDefault="0041756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41756A" w14:paraId="3385FD5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C30328B" w14:textId="77777777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00FDD95" w14:textId="77777777" w:rsidR="0041756A" w:rsidRDefault="0041756A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BB463F0" w14:textId="77777777" w:rsidR="0041756A" w:rsidRDefault="0041756A">
            <w:pPr>
              <w:snapToGrid w:val="0"/>
              <w:spacing w:after="0"/>
              <w:jc w:val="left"/>
            </w:pPr>
            <w:r>
              <w:t xml:space="preserve">Номер акцизной марки в составе ЛЕ. </w:t>
            </w:r>
          </w:p>
          <w:p w14:paraId="626ABA9D" w14:textId="0B5C6649" w:rsidR="0041756A" w:rsidRDefault="001E6D67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>Марки</w:t>
            </w:r>
            <w:r w:rsidR="0041756A">
              <w:t xml:space="preserve">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41756A" w14:paraId="015D7F3D" w14:textId="77777777" w:rsidTr="0041756A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55BAF1" w14:textId="77777777" w:rsidR="0041756A" w:rsidRDefault="0041756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11F18772" w14:textId="77777777" w:rsidR="0041756A" w:rsidRDefault="0041756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9E5D65C" w14:textId="77777777" w:rsidR="0041756A" w:rsidRDefault="0041756A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</w:tbl>
    <w:p w14:paraId="7EA0FD35" w14:textId="0B97E8E4" w:rsidR="002F7D42" w:rsidRPr="005423BD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  <w:lang w:val="en-US"/>
        </w:rPr>
      </w:pPr>
      <w:r>
        <w:rPr>
          <w:color w:val="000000"/>
        </w:rPr>
        <w:t>Пример</w:t>
      </w:r>
      <w:r w:rsidRPr="005423BD">
        <w:rPr>
          <w:color w:val="000000"/>
          <w:lang w:val="en-US"/>
        </w:rPr>
        <w:t>:</w:t>
      </w:r>
    </w:p>
    <w:p w14:paraId="1169E05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bookmarkStart w:id="192" w:name="_25b2l0r" w:colFirst="0" w:colLast="0"/>
      <w:bookmarkStart w:id="193" w:name="_Hlk190259457"/>
      <w:bookmarkEnd w:id="192"/>
      <w:r w:rsidRPr="009B2DC7">
        <w:rPr>
          <w:i/>
          <w:iCs/>
          <w:sz w:val="20"/>
          <w:szCs w:val="20"/>
          <w:lang w:val="en-US"/>
        </w:rPr>
        <w:t>{</w:t>
      </w:r>
    </w:p>
    <w:p w14:paraId="25CF710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570DC123" w14:textId="450605B9" w:rsidR="005B6DEC" w:rsidRDefault="005423BD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</w:t>
      </w:r>
      <w:r w:rsidR="005B6DEC">
        <w:rPr>
          <w:i/>
          <w:iCs/>
          <w:sz w:val="20"/>
          <w:szCs w:val="20"/>
          <w:lang w:val="en-US"/>
        </w:rPr>
        <w:t>3235234523152</w:t>
      </w:r>
      <w:r w:rsidR="005B6DEC" w:rsidRPr="009B2DC7">
        <w:rPr>
          <w:i/>
          <w:iCs/>
          <w:sz w:val="20"/>
          <w:szCs w:val="20"/>
          <w:lang w:val="en-US"/>
        </w:rPr>
        <w:t>"</w:t>
      </w:r>
      <w:r w:rsidR="005B6DEC">
        <w:rPr>
          <w:i/>
          <w:iCs/>
          <w:sz w:val="20"/>
          <w:szCs w:val="20"/>
          <w:lang w:val="en-US"/>
        </w:rPr>
        <w:t>,</w:t>
      </w:r>
    </w:p>
    <w:p w14:paraId="2230A93C" w14:textId="39558D52" w:rsidR="005423BD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5423BD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423BD"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="005423BD"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3FD92E66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"M",</w:t>
      </w:r>
    </w:p>
    <w:p w14:paraId="09D5E376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oldStatus</w:t>
      </w:r>
      <w:proofErr w:type="spellEnd"/>
      <w:r w:rsidRPr="009B2DC7">
        <w:rPr>
          <w:i/>
          <w:iCs/>
          <w:sz w:val="20"/>
          <w:szCs w:val="20"/>
          <w:lang w:val="en-US"/>
        </w:rPr>
        <w:t>": "G",</w:t>
      </w:r>
    </w:p>
    <w:p w14:paraId="6D83E8A0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newStatus</w:t>
      </w:r>
      <w:proofErr w:type="spellEnd"/>
      <w:r w:rsidRPr="009B2DC7">
        <w:rPr>
          <w:i/>
          <w:iCs/>
          <w:sz w:val="20"/>
          <w:szCs w:val="20"/>
          <w:lang w:val="en-US"/>
        </w:rPr>
        <w:t>": "D",</w:t>
      </w:r>
    </w:p>
    <w:p w14:paraId="78803C41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incomingStatusChangedDetail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A948CC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5FEAE37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51267A7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"3",</w:t>
      </w:r>
    </w:p>
    <w:p w14:paraId="4C3526A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E19E04A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"c8ba3ea3-b891-11e7-815a-005056827059",</w:t>
      </w:r>
    </w:p>
    <w:p w14:paraId="31BE531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packId</w:t>
      </w:r>
      <w:proofErr w:type="spellEnd"/>
      <w:r w:rsidRPr="009B2DC7">
        <w:rPr>
          <w:i/>
          <w:iCs/>
          <w:sz w:val="20"/>
          <w:szCs w:val="20"/>
          <w:lang w:val="en-US"/>
        </w:rPr>
        <w:t>": "d84fc4df-e248-11ec-858b-509a4caf7e09",</w:t>
      </w:r>
    </w:p>
    <w:p w14:paraId="6D8796BD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"1350",</w:t>
      </w:r>
    </w:p>
    <w:p w14:paraId="05AEBFA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"2BBA2013-E2E3-34A1-E063-03A5A8C07682",</w:t>
      </w:r>
    </w:p>
    <w:p w14:paraId="1BFA5DC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6EEC7069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7FA1532B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B008F8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rcnId</w:t>
      </w:r>
      <w:proofErr w:type="spellEnd"/>
      <w:r w:rsidRPr="009B2DC7">
        <w:rPr>
          <w:i/>
          <w:iCs/>
          <w:sz w:val="20"/>
          <w:szCs w:val="20"/>
          <w:lang w:val="en-US"/>
        </w:rPr>
        <w:t>": "be2a0a9e-d276-11ef-859c-509a4caf7e09",</w:t>
      </w:r>
    </w:p>
    <w:p w14:paraId="0F8F3870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"3",</w:t>
      </w:r>
    </w:p>
    <w:p w14:paraId="0474E70D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13D08058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 005056827059",</w:t>
      </w:r>
    </w:p>
    <w:p w14:paraId="40D8604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47F32384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},</w:t>
      </w:r>
    </w:p>
    <w:p w14:paraId="55A66BF9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6C89144F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incLuLabel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1DD0745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776CC38C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"250c5449-2729-11ef-8599-509a4caf7e09",</w:t>
      </w:r>
    </w:p>
    <w:p w14:paraId="2296B7C4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"005056827059",</w:t>
      </w:r>
    </w:p>
    <w:p w14:paraId="0B148EE2" w14:textId="77777777" w:rsidR="005423BD" w:rsidRPr="009B2DC7" w:rsidRDefault="005423BD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"d84fc4df-e248-11ec-858b-509a4caf7e09"</w:t>
      </w:r>
    </w:p>
    <w:p w14:paraId="2EBA1BD1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},</w:t>
      </w:r>
    </w:p>
    <w:p w14:paraId="34C9DEBE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F72F33E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},</w:t>
      </w:r>
    </w:p>
    <w:p w14:paraId="37EA71A8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38171598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68A440B5" w14:textId="77777777" w:rsidR="005423BD" w:rsidRPr="008543E8" w:rsidRDefault="005423BD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bookmarkEnd w:id="193"/>
    <w:p w14:paraId="5558E9CF" w14:textId="77777777" w:rsidR="002F7D42" w:rsidRPr="0017111D" w:rsidRDefault="002F7D42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lang w:val="en-US"/>
        </w:rPr>
      </w:pPr>
    </w:p>
    <w:p w14:paraId="38ECD47B" w14:textId="4C5F8F7A" w:rsidR="0017111D" w:rsidRPr="0017111D" w:rsidRDefault="0017111D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4" w:name="_Ref190453476"/>
      <w:bookmarkStart w:id="195" w:name="_Toc215488183"/>
      <w:r w:rsidRPr="0017111D">
        <w:rPr>
          <w:rFonts w:ascii="Arial" w:hAnsi="Arial"/>
          <w:bCs/>
          <w:sz w:val="32"/>
          <w:szCs w:val="32"/>
          <w:lang w:val="x-none"/>
        </w:rPr>
        <w:t>Результаты отгрузки &lt;</w:t>
      </w:r>
      <w:proofErr w:type="spellStart"/>
      <w:r w:rsidRPr="0017111D">
        <w:rPr>
          <w:rFonts w:ascii="Arial" w:hAnsi="Arial"/>
          <w:bCs/>
          <w:sz w:val="32"/>
          <w:szCs w:val="32"/>
          <w:lang w:val="x-none"/>
        </w:rPr>
        <w:t>orderStatusChanged</w:t>
      </w:r>
      <w:proofErr w:type="spellEnd"/>
      <w:r w:rsidRPr="0017111D">
        <w:rPr>
          <w:rFonts w:ascii="Arial" w:hAnsi="Arial"/>
          <w:bCs/>
          <w:sz w:val="32"/>
          <w:szCs w:val="32"/>
          <w:lang w:val="x-none"/>
        </w:rPr>
        <w:t>&gt;</w:t>
      </w:r>
      <w:bookmarkEnd w:id="194"/>
      <w:bookmarkEnd w:id="195"/>
    </w:p>
    <w:p w14:paraId="7E789C6F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Экспортируется в Головную систему при изменении состояния заказа на отгрузку в СУ.</w:t>
      </w:r>
    </w:p>
    <w:p w14:paraId="7416502C" w14:textId="6E1A491E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29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«Изменение статуса заказа на отгрузку» &lt;</w:t>
      </w:r>
      <w:proofErr w:type="spellStart"/>
      <w:r w:rsidR="00970B4B" w:rsidRPr="0017111D">
        <w:rPr>
          <w:color w:val="000000"/>
        </w:rPr>
        <w:t>orderStatusChanged</w:t>
      </w:r>
      <w:proofErr w:type="spellEnd"/>
      <w:r w:rsidR="00970B4B" w:rsidRPr="0017111D">
        <w:rPr>
          <w:color w:val="000000"/>
        </w:rPr>
        <w:t>&gt;</w:t>
      </w:r>
    </w:p>
    <w:tbl>
      <w:tblPr>
        <w:tblStyle w:val="17"/>
        <w:tblW w:w="914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597"/>
      </w:tblGrid>
      <w:tr w:rsidR="002F7D42" w14:paraId="1FE7F820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70E9FF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71AD96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136A7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5B6DEC" w14:paraId="1FB4FBE4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81A2106" w14:textId="2553F3D3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 w:rsidRPr="0036030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7191C9" w14:textId="57D13B7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F2A51C" w14:textId="2706DD6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360301">
              <w:t>Уникальный идентификатор сообщения СУ</w:t>
            </w:r>
          </w:p>
        </w:tc>
      </w:tr>
      <w:tr w:rsidR="005B6DEC" w14:paraId="46633BF5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26B380" w14:textId="273986E0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C1011A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5426D9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накладной. Внешний ключ на запись в заголовке накладной</w:t>
            </w:r>
          </w:p>
        </w:tc>
      </w:tr>
      <w:tr w:rsidR="005B6DEC" w14:paraId="51F09A65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7FFF9C6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type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1DFD9D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397645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Тип документа в соответствии со справочником типов заказов.</w:t>
            </w:r>
          </w:p>
        </w:tc>
      </w:tr>
      <w:tr w:rsidR="005B6DEC" w14:paraId="1EB58433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81E481" w14:textId="428666E1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  <w:lang w:val="en-US"/>
              </w:rPr>
              <w:lastRenderedPageBreak/>
              <w:t>processingMethod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2824CB" w14:textId="18D30BF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proofErr w:type="gram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>(</w:t>
            </w:r>
            <w:proofErr w:type="gramEnd"/>
            <w:r>
              <w:rPr>
                <w:color w:val="000000"/>
              </w:rPr>
              <w:t>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7186A5F" w14:textId="4713D66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Способ обработки заказа</w:t>
            </w:r>
          </w:p>
        </w:tc>
      </w:tr>
      <w:tr w:rsidR="005B6DEC" w14:paraId="25EE1B5B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65FF128" w14:textId="14336694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old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9B3448C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D59B7D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Старый статус заказа</w:t>
            </w:r>
          </w:p>
        </w:tc>
      </w:tr>
      <w:tr w:rsidR="005B6DEC" w14:paraId="1CDBAB13" w14:textId="77777777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9C35B8" w14:textId="0504EF4D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new</w:t>
            </w:r>
            <w:proofErr w:type="spellEnd"/>
            <w:r>
              <w:rPr>
                <w:color w:val="000000"/>
                <w:lang w:val="en-US"/>
              </w:rPr>
              <w:t>S</w:t>
            </w:r>
            <w:proofErr w:type="spellStart"/>
            <w:r>
              <w:rPr>
                <w:color w:val="000000"/>
              </w:rPr>
              <w:t>tatus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5C5AE83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Char</w:t>
            </w:r>
            <w:proofErr w:type="spellEnd"/>
            <w:r>
              <w:rPr>
                <w:color w:val="000000"/>
              </w:rPr>
              <w:t xml:space="preserve"> (1)</w:t>
            </w:r>
          </w:p>
        </w:tc>
        <w:tc>
          <w:tcPr>
            <w:tcW w:w="559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482D2" w14:textId="77777777" w:rsidR="005B6DEC" w:rsidRDefault="005B6DEC" w:rsidP="005B6DE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Новый статус заказ</w:t>
            </w:r>
          </w:p>
        </w:tc>
      </w:tr>
    </w:tbl>
    <w:p w14:paraId="323ECA40" w14:textId="77777777" w:rsidR="002F7D42" w:rsidRDefault="006874F4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>
        <w:rPr>
          <w:color w:val="000000"/>
        </w:rPr>
        <w:t>Значения статусов заказа:</w:t>
      </w:r>
    </w:p>
    <w:tbl>
      <w:tblPr>
        <w:tblStyle w:val="16"/>
        <w:tblW w:w="9127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226"/>
        <w:gridCol w:w="2424"/>
        <w:gridCol w:w="2578"/>
        <w:gridCol w:w="2899"/>
      </w:tblGrid>
      <w:tr w:rsidR="002F7D42" w14:paraId="08BD874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DE1C4A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Значение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4123F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Расшифровка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0E70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Передавать детали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BECDBE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Прием изменений от ГС</w:t>
            </w:r>
          </w:p>
        </w:tc>
      </w:tr>
      <w:tr w:rsidR="002F7D42" w14:paraId="243FE74E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FAD45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065"/>
              </w:tabs>
              <w:rPr>
                <w:color w:val="000000"/>
              </w:rPr>
            </w:pPr>
            <w:r>
              <w:rPr>
                <w:color w:val="000000"/>
              </w:rPr>
              <w:t>R</w:t>
            </w:r>
            <w:r>
              <w:rPr>
                <w:color w:val="000000"/>
              </w:rPr>
              <w:tab/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B177AE" w14:textId="49C4BF21" w:rsidR="002F7D42" w:rsidRPr="0017111D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</w:t>
            </w:r>
            <w:r w:rsidR="0017111D">
              <w:rPr>
                <w:color w:val="000000"/>
                <w:lang w:val="en-US"/>
              </w:rPr>
              <w:t xml:space="preserve"> (</w:t>
            </w:r>
            <w:r w:rsidR="0017111D">
              <w:rPr>
                <w:color w:val="000000"/>
              </w:rPr>
              <w:t>передан в СУ)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149392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121AEE9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Да</w:t>
            </w:r>
          </w:p>
        </w:tc>
      </w:tr>
      <w:tr w:rsidR="002F7D42" w14:paraId="3E8F01D4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9959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r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17E03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Подготовка к планированию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F01CC1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005379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5CD62B6E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45F6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A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15922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Планирование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94E8A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3AE9D53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4873538D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4CF03B" w14:textId="0593C3D4" w:rsidR="002F7D42" w:rsidRDefault="002F7D4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A8D6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Создание ЛО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27DF8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9B60F3D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603DBBA4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B59318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G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CCB6D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Поиск места для сбора заказа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38F50E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C1FEFC2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0D80C095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547E6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L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834BD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Спланирован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00E63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08DDDBE" w14:textId="77777777" w:rsidR="002F7D42" w:rsidRPr="000F1195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0F1195">
              <w:rPr>
                <w:color w:val="000000"/>
              </w:rPr>
              <w:t>Нет</w:t>
            </w:r>
          </w:p>
        </w:tc>
      </w:tr>
      <w:tr w:rsidR="002F7D42" w14:paraId="7775742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F68BFA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8DA4B1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В работе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F3DC2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A52042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1AF892DC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F4DF6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S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02BE60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Приостановлен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3C85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AC9CE3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641100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26BFF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D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29F297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Собран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F079A8C" w14:textId="167ED76D" w:rsidR="002F7D42" w:rsidRDefault="00AB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AB5727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1C0A3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23ADF66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90FA63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p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6974F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B9C6E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2117B24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72B8E2D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3D1FEF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Q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A2F431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Упакован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22E9344" w14:textId="2DF301C8" w:rsidR="002F7D42" w:rsidRPr="00436252" w:rsidRDefault="0043625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00000"/>
              </w:rPr>
            </w:pPr>
            <w:r w:rsidRPr="00436252">
              <w:rPr>
                <w:b/>
                <w:bCs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FD46879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383B3C22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E2453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-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8722C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Погрузка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4E228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78F870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6702E0D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37EA71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Y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CDDD74E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Погружен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99A806" w14:textId="77777777" w:rsidR="002F7D42" w:rsidRPr="00163F4F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163F4F"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CFBC1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9574840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8A3852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lastRenderedPageBreak/>
              <w:t>X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4393B7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Готов к отгрузке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2AADA1B" w14:textId="4F3BE1B1" w:rsidR="002F7D42" w:rsidRPr="00163F4F" w:rsidRDefault="00AB57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F7E3F8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531DCC89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47B99E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+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4CC779C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Отгружен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31547BB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Да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6DA34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  <w:tr w:rsidR="002F7D42" w14:paraId="400C8623" w14:textId="77777777">
        <w:tc>
          <w:tcPr>
            <w:tcW w:w="12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93C734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С</w:t>
            </w:r>
          </w:p>
        </w:tc>
        <w:tc>
          <w:tcPr>
            <w:tcW w:w="242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F1EED3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Отмена</w:t>
            </w:r>
          </w:p>
        </w:tc>
        <w:tc>
          <w:tcPr>
            <w:tcW w:w="257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7E437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  <w:tc>
          <w:tcPr>
            <w:tcW w:w="289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6EE53A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Нет</w:t>
            </w:r>
          </w:p>
        </w:tc>
      </w:tr>
    </w:tbl>
    <w:p w14:paraId="3B82BD57" w14:textId="305699FE" w:rsidR="002F7D42" w:rsidRDefault="00726F7D">
      <w:pPr>
        <w:pBdr>
          <w:top w:val="nil"/>
          <w:left w:val="nil"/>
          <w:bottom w:val="nil"/>
          <w:right w:val="nil"/>
          <w:between w:val="nil"/>
        </w:pBdr>
        <w:spacing w:before="240"/>
        <w:ind w:firstLine="567"/>
        <w:rPr>
          <w:i/>
          <w:color w:val="000000"/>
        </w:rPr>
      </w:pPr>
      <w:r w:rsidRPr="00726F7D">
        <w:rPr>
          <w:b/>
          <w:i/>
          <w:color w:val="000000"/>
        </w:rPr>
        <w:t>Примечание</w:t>
      </w:r>
      <w:r w:rsidRPr="00726F7D">
        <w:rPr>
          <w:i/>
          <w:color w:val="000000"/>
        </w:rPr>
        <w:t>: в случае отмены отгрузки заказа (возврат «день в день») из СУ также приходит сообщение &lt;</w:t>
      </w:r>
      <w:proofErr w:type="spellStart"/>
      <w:r w:rsidRPr="00726F7D">
        <w:rPr>
          <w:i/>
          <w:color w:val="000000"/>
        </w:rPr>
        <w:t>order</w:t>
      </w:r>
      <w:proofErr w:type="spellEnd"/>
      <w:r w:rsidR="00F55CC0">
        <w:rPr>
          <w:i/>
          <w:color w:val="000000"/>
          <w:lang w:val="en-US"/>
        </w:rPr>
        <w:t>S</w:t>
      </w:r>
      <w:proofErr w:type="spellStart"/>
      <w:r w:rsidRPr="00726F7D">
        <w:rPr>
          <w:i/>
          <w:color w:val="000000"/>
        </w:rPr>
        <w:t>tatus</w:t>
      </w:r>
      <w:proofErr w:type="spellEnd"/>
      <w:r w:rsidR="00F55CC0">
        <w:rPr>
          <w:i/>
          <w:color w:val="000000"/>
          <w:lang w:val="en-US"/>
        </w:rPr>
        <w:t>C</w:t>
      </w:r>
      <w:proofErr w:type="spellStart"/>
      <w:r w:rsidRPr="00726F7D">
        <w:rPr>
          <w:i/>
          <w:color w:val="000000"/>
        </w:rPr>
        <w:t>hanged</w:t>
      </w:r>
      <w:proofErr w:type="spellEnd"/>
      <w:r w:rsidRPr="00726F7D">
        <w:rPr>
          <w:i/>
          <w:color w:val="000000"/>
        </w:rPr>
        <w:t>&gt;</w:t>
      </w:r>
    </w:p>
    <w:p w14:paraId="21D898E0" w14:textId="4A7B922E" w:rsidR="002F7D42" w:rsidRDefault="004C202B">
      <w:pPr>
        <w:pBdr>
          <w:top w:val="nil"/>
          <w:left w:val="nil"/>
          <w:bottom w:val="nil"/>
          <w:right w:val="nil"/>
          <w:between w:val="nil"/>
        </w:pBdr>
        <w:spacing w:before="240" w:after="120"/>
        <w:ind w:firstLine="567"/>
        <w:rPr>
          <w:color w:val="000000"/>
        </w:rPr>
      </w:pPr>
      <w:r>
        <w:rPr>
          <w:iCs/>
        </w:rPr>
        <w:t>Таблица</w:t>
      </w:r>
      <w:r w:rsidRPr="004C202B">
        <w:rPr>
          <w:iCs/>
        </w:rPr>
        <w:t xml:space="preserve"> </w:t>
      </w:r>
      <w:r w:rsidRPr="0047329D">
        <w:rPr>
          <w:iCs/>
          <w:lang w:val="en-US"/>
        </w:rPr>
        <w:fldChar w:fldCharType="begin"/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instrText>SEQ</w:instrText>
      </w:r>
      <w:r w:rsidRPr="004C202B">
        <w:rPr>
          <w:iCs/>
        </w:rPr>
        <w:instrText xml:space="preserve"> "</w:instrText>
      </w:r>
      <w:r w:rsidRPr="0047329D">
        <w:rPr>
          <w:iCs/>
          <w:lang w:val="en-US"/>
        </w:rPr>
        <w:instrText>AutoNr</w:instrText>
      </w:r>
      <w:r w:rsidRPr="004C202B">
        <w:rPr>
          <w:iCs/>
        </w:rPr>
        <w:instrText>" \*</w:instrText>
      </w:r>
      <w:r w:rsidRPr="0047329D">
        <w:rPr>
          <w:iCs/>
          <w:lang w:val="en-US"/>
        </w:rPr>
        <w:instrText>Arabic</w:instrText>
      </w:r>
      <w:r w:rsidRPr="004C202B">
        <w:rPr>
          <w:iCs/>
        </w:rPr>
        <w:instrText xml:space="preserve"> </w:instrText>
      </w:r>
      <w:r w:rsidRPr="0047329D">
        <w:rPr>
          <w:iCs/>
          <w:lang w:val="en-US"/>
        </w:rPr>
        <w:fldChar w:fldCharType="separate"/>
      </w:r>
      <w:r w:rsidR="004C1983" w:rsidRPr="004C1983">
        <w:rPr>
          <w:iCs/>
          <w:noProof/>
        </w:rPr>
        <w:t>30</w:t>
      </w:r>
      <w:r w:rsidRPr="0047329D">
        <w:rPr>
          <w:iCs/>
          <w:lang w:val="en-US"/>
        </w:rPr>
        <w:fldChar w:fldCharType="end"/>
      </w:r>
      <w:r w:rsidR="006874F4">
        <w:rPr>
          <w:color w:val="000000"/>
        </w:rPr>
        <w:t xml:space="preserve"> Атрибуты тэга «Детали результатов </w:t>
      </w:r>
      <w:r w:rsidR="008816B7">
        <w:rPr>
          <w:color w:val="000000"/>
        </w:rPr>
        <w:t>сборки</w:t>
      </w:r>
      <w:r w:rsidR="006874F4">
        <w:rPr>
          <w:color w:val="000000"/>
        </w:rPr>
        <w:t xml:space="preserve"> и отгрузки» &lt;</w:t>
      </w:r>
      <w:proofErr w:type="spellStart"/>
      <w:r w:rsidR="00AB5727" w:rsidRPr="00AB5727">
        <w:rPr>
          <w:color w:val="000000"/>
        </w:rPr>
        <w:t>orderStatusChanged</w:t>
      </w:r>
      <w:proofErr w:type="spellEnd"/>
      <w:r w:rsidR="00F55CC0">
        <w:rPr>
          <w:color w:val="000000"/>
          <w:lang w:val="en-US"/>
        </w:rPr>
        <w:t>D</w:t>
      </w:r>
      <w:proofErr w:type="spellStart"/>
      <w:r w:rsidR="006874F4">
        <w:rPr>
          <w:color w:val="000000"/>
        </w:rPr>
        <w:t>etail</w:t>
      </w:r>
      <w:proofErr w:type="spellEnd"/>
      <w:r w:rsidR="006874F4">
        <w:rPr>
          <w:color w:val="000000"/>
        </w:rPr>
        <w:t>&gt;</w:t>
      </w:r>
    </w:p>
    <w:tbl>
      <w:tblPr>
        <w:tblStyle w:val="14"/>
        <w:tblW w:w="9183" w:type="dxa"/>
        <w:tblInd w:w="108" w:type="dxa"/>
        <w:tblLook w:val="0000" w:firstRow="0" w:lastRow="0" w:firstColumn="0" w:lastColumn="0" w:noHBand="0" w:noVBand="0"/>
      </w:tblPr>
      <w:tblGrid>
        <w:gridCol w:w="1709"/>
        <w:gridCol w:w="1767"/>
        <w:gridCol w:w="5707"/>
      </w:tblGrid>
      <w:tr w:rsidR="002F7D42" w14:paraId="7722C67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D6D8C97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Имя столбца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EB72DB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Тип (Размер)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4616315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b/>
                <w:color w:val="000000"/>
              </w:rPr>
              <w:t>Назначение</w:t>
            </w:r>
          </w:p>
        </w:tc>
      </w:tr>
      <w:tr w:rsidR="002F7D42" w14:paraId="1594F509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239E2B" w14:textId="1EA7E153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order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D77854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Varchar</w:t>
            </w:r>
            <w:proofErr w:type="spellEnd"/>
            <w:r>
              <w:rPr>
                <w:color w:val="000000"/>
              </w:rPr>
              <w:t xml:space="preserve">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D3FD9D6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документа основания. Внешний ключ на запись в заголовке основания Заказа.</w:t>
            </w:r>
          </w:p>
        </w:tc>
      </w:tr>
      <w:tr w:rsidR="002F7D42" w14:paraId="107AB1D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890B5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line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852E33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224A1E57" w14:textId="59323D0A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Номер строки документа основания</w:t>
            </w:r>
            <w:r w:rsidR="008816B7">
              <w:rPr>
                <w:color w:val="000000"/>
              </w:rPr>
              <w:t xml:space="preserve"> отгрузки</w:t>
            </w:r>
          </w:p>
        </w:tc>
      </w:tr>
      <w:tr w:rsidR="001925E8" w14:paraId="6AF6A18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E0574D3" w14:textId="5CE81E61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sku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25F95D3" w14:textId="77777777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8038AF4" w14:textId="390861DF" w:rsidR="001925E8" w:rsidRDefault="001925E8" w:rsidP="001925E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2F7D42" w14:paraId="2FD54CB2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9FD805" w14:textId="12014302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holder</w:t>
            </w:r>
            <w:proofErr w:type="spellEnd"/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</w:rPr>
              <w:t>d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2EE3CD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6E5FADA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Код владельца в справочнике предприятия.</w:t>
            </w:r>
          </w:p>
        </w:tc>
      </w:tr>
      <w:tr w:rsidR="002F7D42" w14:paraId="2E70E32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4EC17CA" w14:textId="16E919C4" w:rsidR="002F7D42" w:rsidRDefault="00594A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batch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0597308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(64)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29EBACB" w14:textId="6BA9CE79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Товарная </w:t>
            </w:r>
            <w:r w:rsidR="00AB749A">
              <w:rPr>
                <w:color w:val="000000"/>
              </w:rPr>
              <w:t>партия</w:t>
            </w:r>
          </w:p>
        </w:tc>
      </w:tr>
      <w:tr w:rsidR="002F7D42" w14:paraId="3BB338FC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BC61340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qty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8DD42CF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B58E0C2" w14:textId="77777777" w:rsidR="002F7D42" w:rsidRDefault="006874F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14:paraId="58F260DA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C7927C" w14:textId="450C5AC3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F55CC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04B5201" w14:textId="6869231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64959141" w14:textId="247302F1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14:paraId="2983DD2F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7A652F" w14:textId="5EB2D4C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F55CC0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889BAF" w14:textId="42E65710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AC959B9" w14:textId="19A6E631" w:rsidR="00AB749A" w:rsidRDefault="00AB749A" w:rsidP="00AB749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1E6D67" w14:paraId="1DF126C7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59DF276" w14:textId="317AE6BA" w:rsidR="001E6D67" w:rsidRPr="00F27510" w:rsidRDefault="001E6D67" w:rsidP="001E6D67">
            <w:pPr>
              <w:rPr>
                <w:color w:val="000000"/>
                <w:lang w:val="en-US"/>
              </w:rPr>
            </w:pPr>
            <w:proofErr w:type="spellStart"/>
            <w:r>
              <w:rPr>
                <w:color w:val="000000"/>
                <w:lang w:val="en-US"/>
              </w:rPr>
              <w:t>pack</w:t>
            </w:r>
            <w:r w:rsidR="00F55CC0">
              <w:rPr>
                <w:color w:val="000000"/>
                <w:lang w:val="en-US"/>
              </w:rPr>
              <w:t>I</w:t>
            </w:r>
            <w:r>
              <w:rPr>
                <w:color w:val="000000"/>
                <w:lang w:val="en-US"/>
              </w:rPr>
              <w:t>d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76B8DAD" w14:textId="77777777" w:rsidR="001E6D67" w:rsidRPr="00F27510" w:rsidRDefault="001E6D67" w:rsidP="001E6D67">
            <w:pPr>
              <w:rPr>
                <w:color w:val="000000"/>
              </w:rPr>
            </w:pPr>
            <w:r w:rsidRPr="00DA2AFA"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272CDE" w14:textId="3BC76139" w:rsidR="001E6D67" w:rsidRPr="00DA2AFA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Уникальный код упаковки</w:t>
            </w:r>
            <w:r w:rsidRPr="00F778A5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в справочнике предприятия</w:t>
            </w:r>
          </w:p>
        </w:tc>
      </w:tr>
      <w:tr w:rsidR="001E6D67" w14:paraId="511AB543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0DC98EC" w14:textId="30D8D0AE" w:rsidR="001E6D67" w:rsidRDefault="001E6D67" w:rsidP="001E6D67">
            <w:pPr>
              <w:rPr>
                <w:color w:val="000000"/>
                <w:lang w:val="en-US"/>
              </w:rPr>
            </w:pPr>
            <w:proofErr w:type="spellStart"/>
            <w:r w:rsidRPr="000C7638">
              <w:rPr>
                <w:color w:val="000000"/>
              </w:rPr>
              <w:t>carton</w:t>
            </w:r>
            <w:proofErr w:type="spellEnd"/>
            <w:r w:rsidR="00F55CC0">
              <w:rPr>
                <w:color w:val="000000"/>
                <w:lang w:val="en-US"/>
              </w:rPr>
              <w:t>Q</w:t>
            </w:r>
            <w:proofErr w:type="spellStart"/>
            <w:r w:rsidRPr="000C7638">
              <w:rPr>
                <w:color w:val="000000"/>
              </w:rPr>
              <w:t>ty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9E37305" w14:textId="5A747647" w:rsidR="001E6D67" w:rsidRPr="00DA2AFA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Number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BBB7126" w14:textId="29C3CCC3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Количество коробов товара в грузах, отобранных по строке заказа</w:t>
            </w:r>
          </w:p>
          <w:p w14:paraId="55C06620" w14:textId="60F0A827" w:rsidR="001E6D67" w:rsidRDefault="001E6D67" w:rsidP="001E6D67">
            <w:pPr>
              <w:rPr>
                <w:color w:val="000000"/>
              </w:rPr>
            </w:pPr>
            <w:r>
              <w:rPr>
                <w:color w:val="000000"/>
              </w:rPr>
              <w:t>Передается если у товара параметр «Учет веса» имеет значение «</w:t>
            </w:r>
            <w:r w:rsidRPr="00D85708">
              <w:rPr>
                <w:color w:val="000000"/>
              </w:rPr>
              <w:t>Плавающий вес(количественный)</w:t>
            </w:r>
            <w:r>
              <w:rPr>
                <w:color w:val="000000"/>
              </w:rPr>
              <w:t>»</w:t>
            </w:r>
          </w:p>
        </w:tc>
      </w:tr>
      <w:tr w:rsidR="001E6D67" w14:paraId="1C498278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76969F3" w14:textId="77777777" w:rsidR="001E6D67" w:rsidRPr="007A1FBE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  <w:lang w:val="en-US"/>
              </w:rPr>
              <w:lastRenderedPageBreak/>
              <w:t>marker</w:t>
            </w:r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21257F5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4C53331" w14:textId="77ABF5E1" w:rsidR="001E6D67" w:rsidRPr="00F27510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Маркер груза при отгрузках акционного товара (передается наименования клиента, для которого предназначен товар)</w:t>
            </w:r>
          </w:p>
        </w:tc>
      </w:tr>
      <w:tr w:rsidR="001E6D67" w14:paraId="700DC8E0" w14:textId="77777777" w:rsidTr="008543E8"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B1EFAC1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comments</w:t>
            </w:r>
            <w:proofErr w:type="spellEnd"/>
          </w:p>
        </w:tc>
        <w:tc>
          <w:tcPr>
            <w:tcW w:w="176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E868AB0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Varchar2 (255)</w:t>
            </w:r>
          </w:p>
        </w:tc>
        <w:tc>
          <w:tcPr>
            <w:tcW w:w="571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A837435" w14:textId="77777777" w:rsidR="001E6D67" w:rsidRDefault="001E6D67" w:rsidP="001E6D6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color w:val="000000"/>
              </w:rPr>
              <w:t>Комментарии к строке заказа</w:t>
            </w:r>
          </w:p>
        </w:tc>
      </w:tr>
    </w:tbl>
    <w:p w14:paraId="5BE03F58" w14:textId="7DA400D5" w:rsidR="00E3290F" w:rsidRDefault="00E3290F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x-none"/>
        </w:rPr>
      </w:pPr>
      <w:bookmarkStart w:id="196" w:name="_Toc24461329"/>
    </w:p>
    <w:p w14:paraId="677B98A7" w14:textId="69468406" w:rsidR="001E6D67" w:rsidRDefault="001E6D67" w:rsidP="001E6D67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BB14B8" w:rsidRPr="004A2E53">
        <w:rPr>
          <w:iCs/>
        </w:rPr>
        <w:fldChar w:fldCharType="begin"/>
      </w:r>
      <w:r w:rsidR="00BB14B8" w:rsidRPr="004A2E53">
        <w:rPr>
          <w:iCs/>
        </w:rPr>
        <w:instrText xml:space="preserve"> SEQ "AutoNr" \*Arabic </w:instrText>
      </w:r>
      <w:r w:rsidR="00BB14B8" w:rsidRPr="004A2E53">
        <w:rPr>
          <w:iCs/>
        </w:rPr>
        <w:fldChar w:fldCharType="separate"/>
      </w:r>
      <w:r w:rsidR="004C1983">
        <w:rPr>
          <w:iCs/>
          <w:noProof/>
        </w:rPr>
        <w:t>31</w:t>
      </w:r>
      <w:r w:rsidR="00BB14B8" w:rsidRPr="004A2E53">
        <w:rPr>
          <w:iCs/>
        </w:rPr>
        <w:fldChar w:fldCharType="end"/>
      </w:r>
      <w:r>
        <w:rPr>
          <w:iCs/>
        </w:rPr>
        <w:t>. Атрибуты тэга «Структура отгруженных ЛЕ» &lt;</w:t>
      </w:r>
      <w:proofErr w:type="spellStart"/>
      <w:r>
        <w:rPr>
          <w:iCs/>
          <w:lang w:val="en-US"/>
        </w:rPr>
        <w:t>ord</w:t>
      </w:r>
      <w:r w:rsidR="00F55CC0">
        <w:rPr>
          <w:iCs/>
          <w:lang w:val="en-US"/>
        </w:rPr>
        <w:t>erL</w:t>
      </w:r>
      <w:r>
        <w:rPr>
          <w:iCs/>
          <w:lang w:val="en-US"/>
        </w:rPr>
        <w:t>u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1E6D67" w14:paraId="71610FE3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B9C2207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FD21478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9684D0F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1E6D67" w14:paraId="25A1EB16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3AB76B2" w14:textId="69FBB763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t>order</w:t>
            </w:r>
            <w:proofErr w:type="spellEnd"/>
            <w:r w:rsidR="00F55CC0"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53F54EA0" w14:textId="77777777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4D6204D" w14:textId="77777777" w:rsidR="001E6D67" w:rsidRDefault="001E6D67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основания.</w:t>
            </w:r>
          </w:p>
        </w:tc>
      </w:tr>
      <w:tr w:rsidR="001E6D67" w14:paraId="0E0EB497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C47EE9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type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0459B45" w14:textId="77777777" w:rsidR="001E6D67" w:rsidRDefault="001E6D67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49626BC0" w14:textId="77777777" w:rsidR="001E6D67" w:rsidRDefault="001E6D67">
            <w:pPr>
              <w:snapToGrid w:val="0"/>
              <w:spacing w:after="0"/>
              <w:jc w:val="left"/>
            </w:pPr>
            <w:r>
              <w:t>Тип ЛЕ:</w:t>
            </w:r>
          </w:p>
          <w:p w14:paraId="5FCC7BBD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2</w:t>
            </w:r>
            <w:r>
              <w:rPr>
                <w:lang w:val="en-US"/>
              </w:rPr>
              <w:t xml:space="preserve">” </w:t>
            </w:r>
            <w:r>
              <w:t>– коробка</w:t>
            </w:r>
          </w:p>
          <w:p w14:paraId="42B3FD71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    </w:t>
            </w:r>
            <w:r>
              <w:rPr>
                <w:lang w:val="en-US"/>
              </w:rPr>
              <w:t>“</w:t>
            </w:r>
            <w:r>
              <w:t>3</w:t>
            </w:r>
            <w:r>
              <w:rPr>
                <w:lang w:val="en-US"/>
              </w:rPr>
              <w:t xml:space="preserve">” </w:t>
            </w:r>
            <w:r>
              <w:t>– паллета</w:t>
            </w:r>
          </w:p>
        </w:tc>
      </w:tr>
      <w:tr w:rsidR="001E6D67" w14:paraId="01048F20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532C4D8" w14:textId="77777777" w:rsidR="001E6D67" w:rsidRDefault="001E6D67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7B670F4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D181C5A" w14:textId="77777777" w:rsidR="001E6D67" w:rsidRDefault="001E6D67">
            <w:pPr>
              <w:snapToGrid w:val="0"/>
              <w:spacing w:after="0"/>
              <w:jc w:val="left"/>
            </w:pPr>
            <w:r>
              <w:t xml:space="preserve">Уникальный </w:t>
            </w:r>
            <w:r>
              <w:rPr>
                <w:lang w:val="en-US"/>
              </w:rPr>
              <w:t xml:space="preserve">SSCC </w:t>
            </w:r>
            <w:r>
              <w:t xml:space="preserve">код </w:t>
            </w:r>
            <w:r>
              <w:rPr>
                <w:lang w:val="en-US"/>
              </w:rPr>
              <w:t>ЛЕ</w:t>
            </w:r>
          </w:p>
        </w:tc>
      </w:tr>
      <w:tr w:rsidR="001E6D67" w14:paraId="0E6E91A7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26F37DB7" w14:textId="108D5AA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parent</w:t>
            </w:r>
            <w:r w:rsidR="00F55CC0">
              <w:rPr>
                <w:lang w:val="en-US"/>
              </w:rPr>
              <w:t>S</w:t>
            </w:r>
            <w:r>
              <w:rPr>
                <w:lang w:val="en-US"/>
              </w:rPr>
              <w:t>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62AAD12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0E3E7DD8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lang w:val="en-US"/>
              </w:rPr>
              <w:t>SSCC</w:t>
            </w:r>
            <w:r>
              <w:t xml:space="preserve"> код родительской ЛЕ</w:t>
            </w:r>
          </w:p>
        </w:tc>
      </w:tr>
    </w:tbl>
    <w:p w14:paraId="42D66066" w14:textId="2F6B2047" w:rsidR="001E6D67" w:rsidRDefault="001E6D67" w:rsidP="001E6D67">
      <w:pPr>
        <w:spacing w:before="240"/>
        <w:ind w:firstLine="567"/>
        <w:rPr>
          <w:iCs/>
        </w:rPr>
      </w:pPr>
      <w:r>
        <w:rPr>
          <w:iCs/>
        </w:rPr>
        <w:t xml:space="preserve">Таблица </w:t>
      </w:r>
      <w:r w:rsidR="00F57777">
        <w:rPr>
          <w:iCs/>
        </w:rPr>
        <w:fldChar w:fldCharType="begin"/>
      </w:r>
      <w:r w:rsidR="00F57777">
        <w:rPr>
          <w:iCs/>
        </w:rPr>
        <w:instrText xml:space="preserve"> SEQ "AutoNr" \*Arabic </w:instrText>
      </w:r>
      <w:r w:rsidR="00F57777">
        <w:rPr>
          <w:iCs/>
        </w:rPr>
        <w:fldChar w:fldCharType="separate"/>
      </w:r>
      <w:r w:rsidR="004C1983">
        <w:rPr>
          <w:iCs/>
          <w:noProof/>
        </w:rPr>
        <w:t>32</w:t>
      </w:r>
      <w:r w:rsidR="00F57777">
        <w:rPr>
          <w:iCs/>
        </w:rPr>
        <w:fldChar w:fldCharType="end"/>
      </w:r>
      <w:r w:rsidR="00F57777">
        <w:rPr>
          <w:iCs/>
        </w:rPr>
        <w:t xml:space="preserve"> </w:t>
      </w:r>
      <w:r>
        <w:rPr>
          <w:iCs/>
        </w:rPr>
        <w:t>Атрибуты тэга «Список отгруженных марок» &lt;</w:t>
      </w:r>
      <w:proofErr w:type="spellStart"/>
      <w:r>
        <w:rPr>
          <w:iCs/>
          <w:lang w:val="en-US"/>
        </w:rPr>
        <w:t>ord</w:t>
      </w:r>
      <w:r w:rsidR="00F55CC0">
        <w:rPr>
          <w:iCs/>
          <w:lang w:val="en-US"/>
        </w:rPr>
        <w:t>erL</w:t>
      </w:r>
      <w:r>
        <w:rPr>
          <w:iCs/>
          <w:lang w:val="en-US"/>
        </w:rPr>
        <w:t>u</w:t>
      </w:r>
      <w:r w:rsidR="00F55CC0">
        <w:rPr>
          <w:iCs/>
          <w:lang w:val="en-US"/>
        </w:rPr>
        <w:t>L</w:t>
      </w:r>
      <w:r>
        <w:rPr>
          <w:iCs/>
          <w:lang w:val="en-US"/>
        </w:rPr>
        <w:t>abel</w:t>
      </w:r>
      <w:proofErr w:type="spellEnd"/>
      <w:r>
        <w:rPr>
          <w:iCs/>
        </w:rPr>
        <w:t>&gt;</w:t>
      </w:r>
    </w:p>
    <w:tbl>
      <w:tblPr>
        <w:tblW w:w="9435" w:type="dxa"/>
        <w:tblInd w:w="-75" w:type="dxa"/>
        <w:tblLayout w:type="fixed"/>
        <w:tblLook w:val="04A0" w:firstRow="1" w:lastRow="0" w:firstColumn="1" w:lastColumn="0" w:noHBand="0" w:noVBand="1"/>
      </w:tblPr>
      <w:tblGrid>
        <w:gridCol w:w="1738"/>
        <w:gridCol w:w="1730"/>
        <w:gridCol w:w="5967"/>
      </w:tblGrid>
      <w:tr w:rsidR="001E6D67" w14:paraId="0F72AFB3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53D13C1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32B9FC5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3B9CF513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1E6D67" w14:paraId="18A13F2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DCB2FAF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proofErr w:type="spellStart"/>
            <w:r>
              <w:rPr>
                <w:lang w:val="en-US"/>
              </w:rPr>
              <w:t>sscc</w:t>
            </w:r>
            <w:proofErr w:type="spellEnd"/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6F11541" w14:textId="77777777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59C93FCB" w14:textId="7452BB4F" w:rsidR="001E6D67" w:rsidRDefault="001E6D67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lang w:val="en-US"/>
              </w:rPr>
              <w:t>SSCC</w:t>
            </w:r>
            <w:r>
              <w:t xml:space="preserve"> код ЛЕ, в которую входит марка</w:t>
            </w:r>
          </w:p>
        </w:tc>
      </w:tr>
      <w:tr w:rsidR="001E6D67" w14:paraId="2D1A2E7E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D000D3C" w14:textId="7777777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label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0608A9BE" w14:textId="77777777" w:rsidR="001E6D67" w:rsidRDefault="001E6D67">
            <w:pPr>
              <w:snapToGrid w:val="0"/>
              <w:spacing w:after="0"/>
              <w:jc w:val="left"/>
            </w:pPr>
            <w:r>
              <w:t>Varchar2 (</w:t>
            </w:r>
            <w:r>
              <w:rPr>
                <w:lang w:val="en-US"/>
              </w:rPr>
              <w:t>255</w:t>
            </w:r>
            <w:r>
              <w:t>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56483B7" w14:textId="77777777" w:rsidR="001E6D67" w:rsidRDefault="001E6D67">
            <w:pPr>
              <w:snapToGrid w:val="0"/>
              <w:spacing w:after="0"/>
              <w:jc w:val="left"/>
            </w:pPr>
            <w:r>
              <w:t>Номер акцизной марки в составе ЛЕ.</w:t>
            </w:r>
          </w:p>
          <w:p w14:paraId="4C1DC4F8" w14:textId="42BA2078" w:rsidR="001E6D67" w:rsidRDefault="001E6D67">
            <w:pPr>
              <w:snapToGrid w:val="0"/>
              <w:spacing w:after="0"/>
              <w:jc w:val="left"/>
              <w:rPr>
                <w:lang w:val="x-none"/>
              </w:rPr>
            </w:pPr>
            <w:r>
              <w:t xml:space="preserve">Марки в рамках одной ЛЕ (коробки) могут передаваться списком. В этом случае, разделителем будет служить символ «,» (запятая). </w:t>
            </w:r>
          </w:p>
        </w:tc>
      </w:tr>
      <w:tr w:rsidR="001E6D67" w14:paraId="1973215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60766DCA" w14:textId="7777777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3A5ECC4E" w14:textId="77777777" w:rsidR="001E6D67" w:rsidRDefault="001E6D67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1D091B8" w14:textId="77777777" w:rsidR="001E6D67" w:rsidRDefault="001E6D67">
            <w:pPr>
              <w:snapToGrid w:val="0"/>
              <w:spacing w:after="0"/>
              <w:jc w:val="left"/>
            </w:pPr>
            <w:r>
              <w:t>Номер строки документа, к которой привязана марка</w:t>
            </w:r>
          </w:p>
        </w:tc>
      </w:tr>
      <w:tr w:rsidR="001E6D67" w14:paraId="501A5F14" w14:textId="77777777" w:rsidTr="001E6D67">
        <w:tc>
          <w:tcPr>
            <w:tcW w:w="17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70D2530D" w14:textId="501C9A27" w:rsidR="001E6D67" w:rsidRDefault="001E6D67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color w:val="000000"/>
                <w:lang w:val="en-US"/>
              </w:rPr>
              <w:t>batch</w:t>
            </w:r>
          </w:p>
        </w:tc>
        <w:tc>
          <w:tcPr>
            <w:tcW w:w="173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nil"/>
            </w:tcBorders>
            <w:hideMark/>
          </w:tcPr>
          <w:p w14:paraId="4FC91B20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>Varchar2 (128)</w:t>
            </w:r>
          </w:p>
        </w:tc>
        <w:tc>
          <w:tcPr>
            <w:tcW w:w="596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12268C6" w14:textId="77777777" w:rsidR="001E6D67" w:rsidRDefault="001E6D67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Товарная партия или серия (уникальный идентификатор из справочника серий) </w:t>
            </w:r>
          </w:p>
        </w:tc>
      </w:tr>
    </w:tbl>
    <w:p w14:paraId="17C0F028" w14:textId="1C3D83A6" w:rsidR="001E6D67" w:rsidRDefault="001E6D67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  <w:r w:rsidRPr="00F55CC0">
        <w:rPr>
          <w:iCs/>
          <w:color w:val="000000"/>
        </w:rPr>
        <w:t>Пример</w:t>
      </w:r>
      <w:r w:rsidRPr="00BB14B8">
        <w:rPr>
          <w:i/>
          <w:color w:val="000000"/>
          <w:lang w:val="en-US"/>
        </w:rPr>
        <w:t>:</w:t>
      </w:r>
    </w:p>
    <w:p w14:paraId="5C379CFF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5C8ED37A" w14:textId="3A69D4FC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="00AB5727" w:rsidRPr="00AB5727">
        <w:rPr>
          <w:i/>
          <w:iCs/>
          <w:sz w:val="20"/>
          <w:szCs w:val="20"/>
          <w:lang w:val="en-US"/>
        </w:rPr>
        <w:t>orderStatusChanged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1A198301" w14:textId="0D4AEAFD" w:rsidR="005B6DEC" w:rsidRPr="009B2DC7" w:rsidRDefault="00F55CC0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               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Message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"5</w:t>
      </w:r>
      <w:r w:rsidR="005B6DEC">
        <w:rPr>
          <w:i/>
          <w:iCs/>
          <w:sz w:val="20"/>
          <w:szCs w:val="20"/>
          <w:lang w:val="en-US"/>
        </w:rPr>
        <w:t>54363563451452345</w:t>
      </w:r>
      <w:r w:rsidR="005B6DEC" w:rsidRPr="009B2DC7">
        <w:rPr>
          <w:i/>
          <w:iCs/>
          <w:sz w:val="20"/>
          <w:szCs w:val="20"/>
          <w:lang w:val="en-US"/>
        </w:rPr>
        <w:t>",</w:t>
      </w:r>
    </w:p>
    <w:p w14:paraId="65F5043B" w14:textId="5FC3903B" w:rsidR="005B6DEC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</w:p>
    <w:p w14:paraId="6E53DE49" w14:textId="32540173" w:rsidR="00F55CC0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F55CC0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F55CC0"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="00F55CC0" w:rsidRPr="009B2DC7">
        <w:rPr>
          <w:i/>
          <w:iCs/>
          <w:sz w:val="20"/>
          <w:szCs w:val="20"/>
          <w:lang w:val="en-US"/>
        </w:rPr>
        <w:t>": "509a4caf7e09",</w:t>
      </w:r>
    </w:p>
    <w:p w14:paraId="22839719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actionType</w:t>
      </w:r>
      <w:proofErr w:type="spellEnd"/>
      <w:r w:rsidRPr="009B2DC7">
        <w:rPr>
          <w:i/>
          <w:iCs/>
          <w:sz w:val="20"/>
          <w:szCs w:val="20"/>
          <w:lang w:val="en-US"/>
        </w:rPr>
        <w:t>": "pick",</w:t>
      </w:r>
    </w:p>
    <w:p w14:paraId="2D48683C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"A",</w:t>
      </w:r>
    </w:p>
    <w:p w14:paraId="4DD38A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processingMethod</w:t>
      </w:r>
      <w:proofErr w:type="spellEnd"/>
      <w:r w:rsidRPr="009B2DC7">
        <w:rPr>
          <w:i/>
          <w:iCs/>
          <w:sz w:val="20"/>
          <w:szCs w:val="20"/>
          <w:lang w:val="en-US"/>
        </w:rPr>
        <w:t>": "r",</w:t>
      </w:r>
    </w:p>
    <w:p w14:paraId="4778463A" w14:textId="032AD1A4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r w:rsidR="00AB5727" w:rsidRPr="0014017F">
        <w:rPr>
          <w:lang w:val="en-US"/>
        </w:rPr>
        <w:t xml:space="preserve"> </w:t>
      </w:r>
      <w:proofErr w:type="spellStart"/>
      <w:r w:rsidR="00AB5727" w:rsidRPr="00AB5727">
        <w:rPr>
          <w:i/>
          <w:iCs/>
          <w:sz w:val="20"/>
          <w:szCs w:val="20"/>
          <w:lang w:val="en-US"/>
        </w:rPr>
        <w:t>orderStatusChanged</w:t>
      </w:r>
      <w:r w:rsidRPr="009B2DC7">
        <w:rPr>
          <w:i/>
          <w:iCs/>
          <w:sz w:val="20"/>
          <w:szCs w:val="20"/>
          <w:lang w:val="en-US"/>
        </w:rPr>
        <w:t>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6C2AFF93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489BA8CE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lastRenderedPageBreak/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16A7D129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3F0FE21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F608DA6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holderId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16271397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"lot": "03A5A8C07682",</w:t>
      </w:r>
    </w:p>
    <w:p w14:paraId="74274C1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229FE0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6A778B4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0726B96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73A43887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7E197A24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326FB4E2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027B1B0C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"type": "1",</w:t>
      </w:r>
    </w:p>
    <w:p w14:paraId="47C93FC6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0EA0736A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parentSscc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</w:t>
      </w:r>
    </w:p>
    <w:p w14:paraId="3C7863E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}</w:t>
      </w:r>
    </w:p>
    <w:p w14:paraId="719C755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],</w:t>
      </w:r>
    </w:p>
    <w:p w14:paraId="1A4DA8AD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orderLuLabel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304CBF4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0B51E241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sscc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F618F95" w14:textId="77777777" w:rsidR="00F55CC0" w:rsidRPr="009B2DC7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"label": "27059",</w:t>
      </w:r>
    </w:p>
    <w:p w14:paraId="3CCE3B45" w14:textId="77777777" w:rsidR="00F55CC0" w:rsidRPr="00A10396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>"line": "509a4caf7e09",</w:t>
      </w:r>
    </w:p>
    <w:p w14:paraId="4EC48E5F" w14:textId="77777777" w:rsidR="00F55CC0" w:rsidRPr="00A10396" w:rsidRDefault="00F55CC0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  <w:t>"batch": "509a4caf7e09"</w:t>
      </w:r>
    </w:p>
    <w:p w14:paraId="6596B737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A10396">
        <w:rPr>
          <w:i/>
          <w:iCs/>
          <w:sz w:val="20"/>
          <w:szCs w:val="20"/>
          <w:lang w:val="en-US"/>
        </w:rPr>
        <w:tab/>
      </w:r>
      <w:r w:rsidRPr="008543E8">
        <w:rPr>
          <w:i/>
          <w:iCs/>
          <w:sz w:val="20"/>
          <w:szCs w:val="20"/>
        </w:rPr>
        <w:t>}</w:t>
      </w:r>
    </w:p>
    <w:p w14:paraId="61FF979D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25684BB0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2D2C56C3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190936AE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118381C3" w14:textId="77777777" w:rsidR="00F55CC0" w:rsidRPr="008543E8" w:rsidRDefault="00F55CC0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7EF02FCC" w14:textId="77777777" w:rsidR="00BB14B8" w:rsidRPr="00BB14B8" w:rsidRDefault="00BB14B8" w:rsidP="00E3290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i/>
          <w:color w:val="000000"/>
          <w:lang w:val="en-US"/>
        </w:rPr>
      </w:pPr>
    </w:p>
    <w:bookmarkEnd w:id="196"/>
    <w:p w14:paraId="54F2459B" w14:textId="77777777" w:rsidR="00163F4F" w:rsidRPr="00163F4F" w:rsidRDefault="00163F4F" w:rsidP="00163F4F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rFonts w:ascii="Arial" w:hAnsi="Arial"/>
          <w:bCs/>
          <w:sz w:val="32"/>
          <w:szCs w:val="32"/>
          <w:lang w:val="x-none"/>
        </w:rPr>
      </w:pPr>
    </w:p>
    <w:p w14:paraId="6D652C0A" w14:textId="4F7BCE85" w:rsidR="002F7D42" w:rsidRDefault="006874F4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197" w:name="_Ref30503237"/>
      <w:bookmarkStart w:id="198" w:name="_Toc215488184"/>
      <w:r w:rsidRPr="00124DD6">
        <w:rPr>
          <w:rFonts w:ascii="Arial" w:hAnsi="Arial"/>
          <w:bCs/>
          <w:sz w:val="32"/>
          <w:szCs w:val="32"/>
          <w:lang w:val="x-none"/>
        </w:rPr>
        <w:t xml:space="preserve">Результаты </w:t>
      </w:r>
      <w:r w:rsidR="00F27510">
        <w:rPr>
          <w:rFonts w:ascii="Arial" w:hAnsi="Arial"/>
          <w:bCs/>
          <w:sz w:val="32"/>
          <w:szCs w:val="32"/>
        </w:rPr>
        <w:t xml:space="preserve">обработки </w:t>
      </w:r>
      <w:r w:rsidRPr="00124DD6">
        <w:rPr>
          <w:rFonts w:ascii="Arial" w:hAnsi="Arial"/>
          <w:bCs/>
          <w:sz w:val="32"/>
          <w:szCs w:val="32"/>
          <w:lang w:val="x-none"/>
        </w:rPr>
        <w:t xml:space="preserve">задания </w:t>
      </w:r>
      <w:r w:rsidR="00B02D63">
        <w:rPr>
          <w:rFonts w:ascii="Arial" w:hAnsi="Arial"/>
          <w:bCs/>
          <w:sz w:val="32"/>
          <w:szCs w:val="32"/>
        </w:rPr>
        <w:t xml:space="preserve">ГС </w:t>
      </w:r>
      <w:r w:rsidRPr="00124DD6">
        <w:rPr>
          <w:rFonts w:ascii="Arial" w:hAnsi="Arial"/>
          <w:bCs/>
          <w:sz w:val="32"/>
          <w:szCs w:val="32"/>
          <w:lang w:val="x-none"/>
        </w:rPr>
        <w:t>на смену владельца &lt;</w:t>
      </w:r>
      <w:proofErr w:type="spellStart"/>
      <w:r w:rsidRPr="00124DD6">
        <w:rPr>
          <w:rFonts w:ascii="Arial" w:hAnsi="Arial"/>
          <w:bCs/>
          <w:sz w:val="32"/>
          <w:szCs w:val="32"/>
          <w:lang w:val="x-none"/>
        </w:rPr>
        <w:t>owner</w:t>
      </w:r>
      <w:r w:rsidR="001E2153">
        <w:rPr>
          <w:rFonts w:ascii="Arial" w:hAnsi="Arial"/>
          <w:bCs/>
          <w:sz w:val="32"/>
          <w:szCs w:val="32"/>
          <w:lang w:val="en-US"/>
        </w:rPr>
        <w:t>C</w:t>
      </w:r>
      <w:r w:rsidRPr="00124DD6">
        <w:rPr>
          <w:rFonts w:ascii="Arial" w:hAnsi="Arial"/>
          <w:bCs/>
          <w:sz w:val="32"/>
          <w:szCs w:val="32"/>
          <w:lang w:val="x-none"/>
        </w:rPr>
        <w:t>hange</w:t>
      </w:r>
      <w:r w:rsidR="001E2153">
        <w:rPr>
          <w:rFonts w:ascii="Arial" w:hAnsi="Arial"/>
          <w:bCs/>
          <w:sz w:val="32"/>
          <w:szCs w:val="32"/>
          <w:lang w:val="en-US"/>
        </w:rPr>
        <w:t>R</w:t>
      </w:r>
      <w:r w:rsidRPr="00124DD6">
        <w:rPr>
          <w:rFonts w:ascii="Arial" w:hAnsi="Arial"/>
          <w:bCs/>
          <w:sz w:val="32"/>
          <w:szCs w:val="32"/>
          <w:lang w:val="x-none"/>
        </w:rPr>
        <w:t>esult</w:t>
      </w:r>
      <w:proofErr w:type="spellEnd"/>
      <w:r w:rsidRPr="00124DD6">
        <w:rPr>
          <w:rFonts w:ascii="Arial" w:hAnsi="Arial"/>
          <w:bCs/>
          <w:sz w:val="32"/>
          <w:szCs w:val="32"/>
          <w:lang w:val="x-none"/>
        </w:rPr>
        <w:t>&gt;</w:t>
      </w:r>
      <w:bookmarkEnd w:id="197"/>
      <w:bookmarkEnd w:id="198"/>
    </w:p>
    <w:p w14:paraId="6D26A710" w14:textId="3FB43E2D" w:rsidR="00594A33" w:rsidRDefault="008543E8" w:rsidP="00594A33">
      <w:pPr>
        <w:pBdr>
          <w:top w:val="nil"/>
          <w:left w:val="nil"/>
          <w:bottom w:val="nil"/>
          <w:right w:val="nil"/>
          <w:between w:val="nil"/>
        </w:pBdr>
        <w:spacing w:before="120"/>
        <w:ind w:firstLine="567"/>
        <w:rPr>
          <w:color w:val="000000"/>
        </w:rPr>
      </w:pPr>
      <w:r w:rsidRPr="008543E8">
        <w:t>Экспортируется</w:t>
      </w:r>
      <w:r w:rsidR="00594A33" w:rsidRPr="008543E8">
        <w:t xml:space="preserve"> </w:t>
      </w:r>
      <w:r w:rsidR="00594A33" w:rsidRPr="00594A33">
        <w:rPr>
          <w:color w:val="000000"/>
        </w:rPr>
        <w:t>в ГС при завершении задания на смену владельца в СУ.</w:t>
      </w:r>
    </w:p>
    <w:p w14:paraId="7EE40523" w14:textId="2D6FD056" w:rsidR="00594A33" w:rsidRPr="00594A33" w:rsidRDefault="00594A33" w:rsidP="00594A33">
      <w:pPr>
        <w:spacing w:before="240"/>
        <w:ind w:firstLine="567"/>
        <w:rPr>
          <w:iCs/>
        </w:rPr>
      </w:pPr>
      <w:r w:rsidRPr="00594A33">
        <w:rPr>
          <w:iCs/>
        </w:rPr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 w:rsidR="004C1983">
        <w:rPr>
          <w:iCs/>
          <w:noProof/>
        </w:rPr>
        <w:t>33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«Результат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 w:rsidR="001E2153"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 w:rsidR="001E2153"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 w:rsidRPr="00594A33">
        <w:rPr>
          <w:iCs/>
        </w:rPr>
        <w:t>&gt;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758"/>
        <w:gridCol w:w="1786"/>
        <w:gridCol w:w="5764"/>
      </w:tblGrid>
      <w:tr w:rsidR="00594A33" w14:paraId="1682592D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CA5FCBD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6DD9D39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EE58740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006845" w:rsidRPr="0047329D" w14:paraId="42FF3A73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F22E627" w14:textId="3AC858EB" w:rsidR="00006845" w:rsidRDefault="00006845" w:rsidP="00006845">
            <w:pPr>
              <w:snapToGrid w:val="0"/>
              <w:spacing w:after="0"/>
              <w:jc w:val="left"/>
              <w:rPr>
                <w:color w:val="000000"/>
                <w:lang w:val="en-US"/>
              </w:rPr>
            </w:pPr>
            <w:proofErr w:type="spellStart"/>
            <w:r w:rsidRPr="004B4111">
              <w:t>messageId</w:t>
            </w:r>
            <w:proofErr w:type="spellEnd"/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8E4499A" w14:textId="3307FA73" w:rsidR="00006845" w:rsidRDefault="00006845" w:rsidP="00006845">
            <w:pPr>
              <w:snapToGrid w:val="0"/>
              <w:spacing w:after="0"/>
              <w:jc w:val="left"/>
            </w:pPr>
            <w:proofErr w:type="spellStart"/>
            <w:r w:rsidRPr="004B4111">
              <w:t>string</w:t>
            </w:r>
            <w:proofErr w:type="spellEnd"/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8E84DD8" w14:textId="541FE7C4" w:rsidR="00006845" w:rsidRDefault="00006845" w:rsidP="00006845">
            <w:pPr>
              <w:snapToGrid w:val="0"/>
              <w:spacing w:after="0"/>
              <w:jc w:val="left"/>
            </w:pPr>
            <w:r w:rsidRPr="004B4111">
              <w:t>Уникальный идентификатор сообщения СУ</w:t>
            </w:r>
          </w:p>
        </w:tc>
      </w:tr>
      <w:tr w:rsidR="00594A33" w:rsidRPr="0047329D" w14:paraId="2660D486" w14:textId="77777777" w:rsidTr="00006845">
        <w:tc>
          <w:tcPr>
            <w:tcW w:w="17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1A3CC4C" w14:textId="0A0EF978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rPr>
                <w:color w:val="000000"/>
                <w:lang w:val="en-US"/>
              </w:rPr>
              <w:t>doc</w:t>
            </w:r>
            <w:r w:rsidR="001E2153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8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E134E3" w14:textId="77777777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t xml:space="preserve">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1B6A190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накладной. Внешний ключ на запись в заголовке накладной</w:t>
            </w:r>
          </w:p>
        </w:tc>
      </w:tr>
    </w:tbl>
    <w:p w14:paraId="6BC5EFE5" w14:textId="7883E69C" w:rsidR="00594A33" w:rsidRPr="00594A33" w:rsidRDefault="00594A33" w:rsidP="00594A33">
      <w:pPr>
        <w:spacing w:before="240"/>
        <w:ind w:firstLine="567"/>
        <w:rPr>
          <w:iCs/>
        </w:rPr>
      </w:pPr>
      <w:r w:rsidRPr="00594A33">
        <w:rPr>
          <w:iCs/>
        </w:rPr>
        <w:lastRenderedPageBreak/>
        <w:t xml:space="preserve">Таблица </w:t>
      </w:r>
      <w:r w:rsidRPr="00594A33">
        <w:rPr>
          <w:iCs/>
        </w:rPr>
        <w:fldChar w:fldCharType="begin"/>
      </w:r>
      <w:r w:rsidRPr="00594A33">
        <w:rPr>
          <w:iCs/>
        </w:rPr>
        <w:instrText xml:space="preserve"> SEQ "AutoNr" \*Arabic </w:instrText>
      </w:r>
      <w:r w:rsidRPr="00594A33">
        <w:rPr>
          <w:iCs/>
        </w:rPr>
        <w:fldChar w:fldCharType="separate"/>
      </w:r>
      <w:r w:rsidR="004C1983">
        <w:rPr>
          <w:iCs/>
          <w:noProof/>
        </w:rPr>
        <w:t>34</w:t>
      </w:r>
      <w:r w:rsidRPr="00594A33">
        <w:rPr>
          <w:iCs/>
        </w:rPr>
        <w:fldChar w:fldCharType="end"/>
      </w:r>
      <w:r w:rsidRPr="00594A33">
        <w:rPr>
          <w:iCs/>
        </w:rPr>
        <w:t xml:space="preserve"> Атрибуты тэга «Детали результата задания на смену владельца» &lt;</w:t>
      </w:r>
      <w:proofErr w:type="spellStart"/>
      <w:r w:rsidRPr="00594A33">
        <w:rPr>
          <w:iCs/>
        </w:rPr>
        <w:t>owner</w:t>
      </w:r>
      <w:proofErr w:type="spellEnd"/>
      <w:r w:rsidR="001E2153">
        <w:rPr>
          <w:iCs/>
          <w:lang w:val="en-US"/>
        </w:rPr>
        <w:t>C</w:t>
      </w:r>
      <w:proofErr w:type="spellStart"/>
      <w:r w:rsidRPr="00594A33">
        <w:rPr>
          <w:iCs/>
        </w:rPr>
        <w:t>hange</w:t>
      </w:r>
      <w:proofErr w:type="spellEnd"/>
      <w:r w:rsidR="001E2153">
        <w:rPr>
          <w:iCs/>
          <w:lang w:val="en-US"/>
        </w:rPr>
        <w:t>R</w:t>
      </w:r>
      <w:proofErr w:type="spellStart"/>
      <w:r w:rsidRPr="00594A33">
        <w:rPr>
          <w:iCs/>
        </w:rPr>
        <w:t>esult</w:t>
      </w:r>
      <w:proofErr w:type="spellEnd"/>
      <w:r w:rsidR="001E2153">
        <w:rPr>
          <w:iCs/>
          <w:lang w:val="en-US"/>
        </w:rPr>
        <w:t>D</w:t>
      </w:r>
      <w:proofErr w:type="spellStart"/>
      <w:r w:rsidRPr="00594A33">
        <w:rPr>
          <w:iCs/>
        </w:rPr>
        <w:t>etail</w:t>
      </w:r>
      <w:proofErr w:type="spellEnd"/>
      <w:r w:rsidRPr="00594A33">
        <w:rPr>
          <w:iCs/>
        </w:rPr>
        <w:t>&gt;.</w:t>
      </w:r>
    </w:p>
    <w:tbl>
      <w:tblPr>
        <w:tblW w:w="930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1843"/>
        <w:gridCol w:w="1701"/>
        <w:gridCol w:w="5764"/>
      </w:tblGrid>
      <w:tr w:rsidR="00594A33" w14:paraId="52EBC841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3910E84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EE6AE34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Тип (Размер)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2B5C8F9" w14:textId="77777777" w:rsidR="00594A33" w:rsidRDefault="00594A33" w:rsidP="00655DEA">
            <w:pPr>
              <w:snapToGrid w:val="0"/>
              <w:spacing w:after="0"/>
              <w:jc w:val="left"/>
              <w:rPr>
                <w:b/>
              </w:rPr>
            </w:pPr>
            <w:r>
              <w:rPr>
                <w:b/>
              </w:rPr>
              <w:t>Назначение</w:t>
            </w:r>
          </w:p>
        </w:tc>
      </w:tr>
      <w:tr w:rsidR="00594A33" w:rsidRPr="0047329D" w14:paraId="4BC6D74D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A6E509D" w14:textId="5DA70D44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rPr>
                <w:lang w:val="en-US"/>
              </w:rPr>
              <w:t>doc</w:t>
            </w:r>
            <w:r w:rsidR="001E2153">
              <w:rPr>
                <w:lang w:val="en-US"/>
              </w:rPr>
              <w:t>I</w:t>
            </w:r>
            <w:proofErr w:type="spellEnd"/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175933" w14:textId="77777777" w:rsidR="00594A33" w:rsidRDefault="00594A33" w:rsidP="00655DEA">
            <w:pPr>
              <w:snapToGrid w:val="0"/>
              <w:spacing w:after="0"/>
              <w:jc w:val="left"/>
            </w:pPr>
            <w:proofErr w:type="spellStart"/>
            <w:r>
              <w:t>Varchar</w:t>
            </w:r>
            <w:proofErr w:type="spellEnd"/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BC5BBEA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документа основания. Внешний ключ на запись в заголовке основания Заказа.</w:t>
            </w:r>
          </w:p>
        </w:tc>
      </w:tr>
      <w:tr w:rsidR="00594A33" w14:paraId="1D95DD51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63E6FE7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line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457BCF8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F95DF1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Номер строки документа основания</w:t>
            </w:r>
          </w:p>
        </w:tc>
      </w:tr>
      <w:tr w:rsidR="001925E8" w14:paraId="284FA8FA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9581C28" w14:textId="4AB13704" w:rsidR="001925E8" w:rsidRDefault="001925E8" w:rsidP="001925E8">
            <w:pPr>
              <w:snapToGrid w:val="0"/>
              <w:spacing w:after="0"/>
              <w:jc w:val="left"/>
            </w:pPr>
            <w:proofErr w:type="spellStart"/>
            <w:r>
              <w:t>sku</w:t>
            </w:r>
            <w:proofErr w:type="spellEnd"/>
            <w:r w:rsidR="001E2153">
              <w:rPr>
                <w:lang w:val="en-US"/>
              </w:rPr>
              <w:t>I</w:t>
            </w:r>
            <w:r>
              <w:t>d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43CF90E" w14:textId="77777777" w:rsidR="001925E8" w:rsidRDefault="001925E8" w:rsidP="001925E8">
            <w:pPr>
              <w:snapToGrid w:val="0"/>
              <w:spacing w:after="0"/>
              <w:jc w:val="left"/>
            </w:pPr>
            <w:r>
              <w:t>Varchar2</w:t>
            </w:r>
            <w:r>
              <w:rPr>
                <w:lang w:val="en-US"/>
              </w:rPr>
              <w:t xml:space="preserve"> </w:t>
            </w:r>
            <w:r>
              <w:t>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22B75B7" w14:textId="5690AD30" w:rsidR="001925E8" w:rsidRDefault="001925E8" w:rsidP="001925E8">
            <w:pPr>
              <w:snapToGrid w:val="0"/>
              <w:spacing w:after="0"/>
              <w:jc w:val="left"/>
            </w:pPr>
            <w:r>
              <w:rPr>
                <w:color w:val="000000"/>
              </w:rPr>
              <w:t xml:space="preserve">Уникальный код товара в справочнике предприятия </w:t>
            </w:r>
          </w:p>
        </w:tc>
      </w:tr>
      <w:tr w:rsidR="00594A33" w:rsidRPr="0047329D" w14:paraId="69734E33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3123AD7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qty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D68108A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Number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5C4F4E14" w14:textId="77777777" w:rsidR="00594A33" w:rsidRDefault="00594A33" w:rsidP="00655DEA">
            <w:pPr>
              <w:snapToGrid w:val="0"/>
              <w:spacing w:after="0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Количество товара в базовых единицах ГС </w:t>
            </w:r>
          </w:p>
        </w:tc>
      </w:tr>
      <w:tr w:rsidR="00AB749A" w:rsidRPr="0047329D" w14:paraId="0861FDB9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5BB9574" w14:textId="2500CF34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1E2153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8615196" w14:textId="7604AA57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883EE83" w14:textId="2C07B7BB" w:rsidR="00AB749A" w:rsidRDefault="00AB749A" w:rsidP="00AB749A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>Дата производства</w:t>
            </w:r>
          </w:p>
        </w:tc>
      </w:tr>
      <w:tr w:rsidR="00AB749A" w:rsidRPr="0047329D" w14:paraId="2E84B4E5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437A404" w14:textId="0C41F6BB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1E2153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759C1C7E" w14:textId="52286A93" w:rsidR="00AB749A" w:rsidRDefault="00AB749A" w:rsidP="00AB749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0FE1553" w14:textId="738D6231" w:rsidR="00AB749A" w:rsidRDefault="00AB749A" w:rsidP="00AB749A">
            <w:pPr>
              <w:snapToGrid w:val="0"/>
              <w:spacing w:after="0"/>
              <w:jc w:val="left"/>
              <w:rPr>
                <w:color w:val="000000"/>
              </w:rPr>
            </w:pPr>
            <w:r w:rsidRPr="005A3231">
              <w:t xml:space="preserve">Дата </w:t>
            </w:r>
            <w:r>
              <w:t>окончания срока годности</w:t>
            </w:r>
          </w:p>
        </w:tc>
      </w:tr>
      <w:tr w:rsidR="00594A33" w14:paraId="46EEC2E0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078BDAD0" w14:textId="0AF417A4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marker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5620B3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4CFF3C68" w14:textId="77777777" w:rsidR="00D127BC" w:rsidRDefault="00594A33" w:rsidP="00D127BC">
            <w:pPr>
              <w:snapToGrid w:val="0"/>
              <w:spacing w:after="0"/>
              <w:jc w:val="left"/>
            </w:pPr>
            <w:r>
              <w:t xml:space="preserve">Маркер груза </w:t>
            </w:r>
          </w:p>
          <w:p w14:paraId="52314346" w14:textId="1023EB1C" w:rsidR="00594A33" w:rsidRPr="00D127BC" w:rsidRDefault="00594A33" w:rsidP="00D127BC">
            <w:pPr>
              <w:snapToGrid w:val="0"/>
              <w:spacing w:after="0"/>
              <w:jc w:val="left"/>
              <w:rPr>
                <w:i/>
                <w:iCs/>
              </w:rPr>
            </w:pPr>
            <w:r w:rsidRPr="00D127BC">
              <w:rPr>
                <w:i/>
                <w:iCs/>
              </w:rPr>
              <w:t>Значение по умолчанию: “-”</w:t>
            </w:r>
          </w:p>
        </w:tc>
      </w:tr>
      <w:tr w:rsidR="00594A33" w14:paraId="1335B282" w14:textId="77777777" w:rsidTr="001925E8">
        <w:tc>
          <w:tcPr>
            <w:tcW w:w="184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50B6DB2C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0311FC" w14:textId="77777777" w:rsidR="00594A33" w:rsidRDefault="00594A33" w:rsidP="00655DEA">
            <w:pPr>
              <w:snapToGrid w:val="0"/>
              <w:spacing w:after="0"/>
              <w:jc w:val="left"/>
              <w:rPr>
                <w:lang w:val="en-US"/>
              </w:rPr>
            </w:pPr>
            <w:r>
              <w:rPr>
                <w:lang w:val="en-US"/>
              </w:rPr>
              <w:t>Varchar2 (255)</w:t>
            </w:r>
          </w:p>
        </w:tc>
        <w:tc>
          <w:tcPr>
            <w:tcW w:w="576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1AD5B2B6" w14:textId="77777777" w:rsidR="00594A33" w:rsidRDefault="00594A33" w:rsidP="00655DEA">
            <w:pPr>
              <w:snapToGrid w:val="0"/>
              <w:spacing w:after="0"/>
              <w:jc w:val="left"/>
            </w:pPr>
            <w:r>
              <w:t>Комментарии к строке заказа</w:t>
            </w:r>
          </w:p>
        </w:tc>
      </w:tr>
    </w:tbl>
    <w:p w14:paraId="0904F940" w14:textId="539E013E" w:rsidR="00B02D63" w:rsidRDefault="00B02D63" w:rsidP="00B02D63">
      <w:pPr>
        <w:rPr>
          <w:lang w:val="x-none"/>
        </w:rPr>
      </w:pPr>
    </w:p>
    <w:p w14:paraId="6FA282EF" w14:textId="65F1DA52" w:rsidR="00594A33" w:rsidRDefault="00594A33" w:rsidP="00B02D63"/>
    <w:p w14:paraId="0A517181" w14:textId="6F9A74F8" w:rsidR="006F5B0C" w:rsidRPr="009B2DC7" w:rsidRDefault="006F5B0C" w:rsidP="00B02D63">
      <w:pPr>
        <w:rPr>
          <w:lang w:val="en-US"/>
        </w:rPr>
      </w:pPr>
      <w:r>
        <w:t>Пример</w:t>
      </w:r>
      <w:r w:rsidRPr="009B2DC7">
        <w:rPr>
          <w:lang w:val="en-US"/>
        </w:rPr>
        <w:t>:</w:t>
      </w:r>
    </w:p>
    <w:p w14:paraId="226DEBAC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>{</w:t>
      </w:r>
    </w:p>
    <w:p w14:paraId="6DF6E4DF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</w:t>
      </w:r>
      <w:proofErr w:type="spellEnd"/>
      <w:r w:rsidRPr="009B2DC7">
        <w:rPr>
          <w:i/>
          <w:iCs/>
          <w:sz w:val="20"/>
          <w:szCs w:val="20"/>
          <w:lang w:val="en-US"/>
        </w:rPr>
        <w:t>": {</w:t>
      </w:r>
    </w:p>
    <w:p w14:paraId="2B128FD8" w14:textId="3E190903" w:rsidR="005B6DEC" w:rsidRDefault="00072FBF" w:rsidP="005B6DEC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="005B6DEC">
        <w:rPr>
          <w:i/>
          <w:iCs/>
          <w:sz w:val="20"/>
          <w:szCs w:val="20"/>
          <w:lang w:val="en-US"/>
        </w:rPr>
        <w:t xml:space="preserve">               </w:t>
      </w:r>
      <w:r w:rsidR="005B6DEC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5B6DEC">
        <w:rPr>
          <w:i/>
          <w:iCs/>
          <w:sz w:val="20"/>
          <w:szCs w:val="20"/>
          <w:lang w:val="en-US"/>
        </w:rPr>
        <w:t>Meesage</w:t>
      </w:r>
      <w:r w:rsidR="005B6DEC" w:rsidRPr="009B2DC7">
        <w:rPr>
          <w:i/>
          <w:iCs/>
          <w:sz w:val="20"/>
          <w:szCs w:val="20"/>
          <w:lang w:val="en-US"/>
        </w:rPr>
        <w:t>Id</w:t>
      </w:r>
      <w:proofErr w:type="spellEnd"/>
      <w:r w:rsidR="005B6DEC" w:rsidRPr="009B2DC7">
        <w:rPr>
          <w:i/>
          <w:iCs/>
          <w:sz w:val="20"/>
          <w:szCs w:val="20"/>
          <w:lang w:val="en-US"/>
        </w:rPr>
        <w:t>": "5</w:t>
      </w:r>
      <w:r w:rsidR="005B6DEC">
        <w:rPr>
          <w:i/>
          <w:iCs/>
          <w:sz w:val="20"/>
          <w:szCs w:val="20"/>
          <w:lang w:val="en-US"/>
        </w:rPr>
        <w:t>33563463566y6345</w:t>
      </w:r>
      <w:r w:rsidR="005B6DEC" w:rsidRPr="009B2DC7">
        <w:rPr>
          <w:i/>
          <w:iCs/>
          <w:sz w:val="20"/>
          <w:szCs w:val="20"/>
          <w:lang w:val="en-US"/>
        </w:rPr>
        <w:t>",</w:t>
      </w:r>
      <w:r w:rsidRPr="009B2DC7">
        <w:rPr>
          <w:i/>
          <w:iCs/>
          <w:sz w:val="20"/>
          <w:szCs w:val="20"/>
          <w:lang w:val="en-US"/>
        </w:rPr>
        <w:tab/>
      </w:r>
    </w:p>
    <w:p w14:paraId="33B7327A" w14:textId="0AA13DF7" w:rsidR="00072FBF" w:rsidRPr="009B2DC7" w:rsidRDefault="005B6DEC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>
        <w:rPr>
          <w:i/>
          <w:iCs/>
          <w:sz w:val="20"/>
          <w:szCs w:val="20"/>
          <w:lang w:val="en-US"/>
        </w:rPr>
        <w:t xml:space="preserve">                  </w:t>
      </w:r>
      <w:r w:rsidR="00072FBF" w:rsidRPr="009B2DC7">
        <w:rPr>
          <w:i/>
          <w:iCs/>
          <w:sz w:val="20"/>
          <w:szCs w:val="20"/>
          <w:lang w:val="en-US"/>
        </w:rPr>
        <w:t>"</w:t>
      </w:r>
      <w:proofErr w:type="spellStart"/>
      <w:r w:rsidR="00072FBF"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="00072FBF" w:rsidRPr="009B2DC7">
        <w:rPr>
          <w:i/>
          <w:iCs/>
          <w:sz w:val="20"/>
          <w:szCs w:val="20"/>
          <w:lang w:val="en-US"/>
        </w:rPr>
        <w:t>": "509a4caf7e09",</w:t>
      </w:r>
    </w:p>
    <w:p w14:paraId="161848B7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ownerChangeResultDetail</w:t>
      </w:r>
      <w:proofErr w:type="spellEnd"/>
      <w:r w:rsidRPr="009B2DC7">
        <w:rPr>
          <w:i/>
          <w:iCs/>
          <w:sz w:val="20"/>
          <w:szCs w:val="20"/>
          <w:lang w:val="en-US"/>
        </w:rPr>
        <w:t>": [</w:t>
      </w:r>
    </w:p>
    <w:p w14:paraId="3CAA5884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{</w:t>
      </w:r>
    </w:p>
    <w:p w14:paraId="6E129718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docId</w:t>
      </w:r>
      <w:proofErr w:type="spellEnd"/>
      <w:r w:rsidRPr="009B2DC7">
        <w:rPr>
          <w:i/>
          <w:iCs/>
          <w:sz w:val="20"/>
          <w:szCs w:val="20"/>
          <w:lang w:val="en-US"/>
        </w:rPr>
        <w:t>": "509a4caf7e09",</w:t>
      </w:r>
    </w:p>
    <w:p w14:paraId="5A3B5713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"line": "1",</w:t>
      </w:r>
    </w:p>
    <w:p w14:paraId="31884859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skuId</w:t>
      </w:r>
      <w:proofErr w:type="spellEnd"/>
      <w:r w:rsidRPr="009B2DC7">
        <w:rPr>
          <w:i/>
          <w:iCs/>
          <w:sz w:val="20"/>
          <w:szCs w:val="20"/>
          <w:lang w:val="en-US"/>
        </w:rPr>
        <w:t>": "005056827059",</w:t>
      </w:r>
    </w:p>
    <w:p w14:paraId="544C4D01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"qty": "9",</w:t>
      </w:r>
    </w:p>
    <w:p w14:paraId="0E3314EE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productionDate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"2024-12-12",</w:t>
      </w:r>
    </w:p>
    <w:p w14:paraId="58B6A1B6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</w:t>
      </w:r>
      <w:proofErr w:type="spellStart"/>
      <w:r w:rsidRPr="009B2DC7">
        <w:rPr>
          <w:i/>
          <w:iCs/>
          <w:sz w:val="20"/>
          <w:szCs w:val="20"/>
          <w:lang w:val="en-US"/>
        </w:rPr>
        <w:t>expirationDate</w:t>
      </w:r>
      <w:proofErr w:type="spellEnd"/>
      <w:r w:rsidRPr="009B2DC7">
        <w:rPr>
          <w:i/>
          <w:iCs/>
          <w:sz w:val="20"/>
          <w:szCs w:val="20"/>
          <w:lang w:val="en-US"/>
        </w:rPr>
        <w:t>": "2026-12-12",</w:t>
      </w:r>
    </w:p>
    <w:p w14:paraId="7166A63F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"marker": "-",</w:t>
      </w:r>
    </w:p>
    <w:p w14:paraId="0A04A4A5" w14:textId="77777777" w:rsidR="00072FBF" w:rsidRPr="009B2DC7" w:rsidRDefault="00072FBF" w:rsidP="008543E8">
      <w:pPr>
        <w:spacing w:after="0"/>
        <w:ind w:firstLine="567"/>
        <w:rPr>
          <w:i/>
          <w:iCs/>
          <w:sz w:val="20"/>
          <w:szCs w:val="20"/>
          <w:lang w:val="en-US"/>
        </w:rPr>
      </w:pP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</w:r>
      <w:r w:rsidRPr="009B2DC7">
        <w:rPr>
          <w:i/>
          <w:iCs/>
          <w:sz w:val="20"/>
          <w:szCs w:val="20"/>
          <w:lang w:val="en-US"/>
        </w:rPr>
        <w:tab/>
        <w:t>"comments": "",</w:t>
      </w:r>
    </w:p>
    <w:p w14:paraId="6EE706F3" w14:textId="2B275BAC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}</w:t>
      </w:r>
    </w:p>
    <w:p w14:paraId="30027FE8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</w:r>
      <w:r w:rsidRPr="008543E8">
        <w:rPr>
          <w:i/>
          <w:iCs/>
          <w:sz w:val="20"/>
          <w:szCs w:val="20"/>
        </w:rPr>
        <w:tab/>
        <w:t>]</w:t>
      </w:r>
    </w:p>
    <w:p w14:paraId="6AF1A2D9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ab/>
        <w:t>}</w:t>
      </w:r>
    </w:p>
    <w:p w14:paraId="5301482E" w14:textId="77777777" w:rsidR="00072FBF" w:rsidRPr="008543E8" w:rsidRDefault="00072FBF" w:rsidP="008543E8">
      <w:pPr>
        <w:spacing w:after="0"/>
        <w:ind w:firstLine="567"/>
        <w:rPr>
          <w:i/>
          <w:iCs/>
          <w:sz w:val="20"/>
          <w:szCs w:val="20"/>
        </w:rPr>
      </w:pPr>
      <w:r w:rsidRPr="008543E8">
        <w:rPr>
          <w:i/>
          <w:iCs/>
          <w:sz w:val="20"/>
          <w:szCs w:val="20"/>
        </w:rPr>
        <w:t>}</w:t>
      </w:r>
    </w:p>
    <w:p w14:paraId="13864E13" w14:textId="77777777" w:rsidR="00072FBF" w:rsidRPr="006F5B0C" w:rsidRDefault="00072FBF" w:rsidP="00B02D63"/>
    <w:p w14:paraId="05EADA9E" w14:textId="77777777" w:rsidR="002D57E1" w:rsidRPr="00AE33F6" w:rsidRDefault="002D57E1" w:rsidP="00054F1E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jc w:val="left"/>
        <w:rPr>
          <w:rFonts w:ascii="Arial" w:hAnsi="Arial"/>
          <w:bCs/>
          <w:sz w:val="32"/>
          <w:szCs w:val="32"/>
        </w:rPr>
      </w:pPr>
      <w:bookmarkStart w:id="199" w:name="_Toc291252312"/>
      <w:bookmarkStart w:id="200" w:name="_Toc406858785"/>
      <w:bookmarkStart w:id="201" w:name="_Ref184211824"/>
      <w:bookmarkStart w:id="202" w:name="_Ref190453634"/>
      <w:bookmarkStart w:id="203" w:name="_Toc215488185"/>
      <w:r w:rsidRPr="00AE33F6">
        <w:rPr>
          <w:rFonts w:ascii="Arial" w:hAnsi="Arial"/>
          <w:bCs/>
          <w:sz w:val="32"/>
          <w:szCs w:val="32"/>
        </w:rPr>
        <w:t>Остатки товаров на складе</w:t>
      </w:r>
      <w:bookmarkEnd w:id="199"/>
      <w:r w:rsidRPr="00AE33F6">
        <w:rPr>
          <w:rFonts w:ascii="Arial" w:hAnsi="Arial"/>
          <w:bCs/>
          <w:sz w:val="32"/>
          <w:szCs w:val="32"/>
        </w:rPr>
        <w:t xml:space="preserve"> (ответ на запрос) &lt;</w:t>
      </w:r>
      <w:proofErr w:type="spellStart"/>
      <w:r w:rsidRPr="00AE33F6">
        <w:rPr>
          <w:rFonts w:ascii="Arial" w:hAnsi="Arial"/>
          <w:bCs/>
          <w:sz w:val="32"/>
          <w:szCs w:val="32"/>
        </w:rPr>
        <w:t>remains</w:t>
      </w:r>
      <w:proofErr w:type="spellEnd"/>
      <w:r w:rsidRPr="00AE33F6">
        <w:rPr>
          <w:rFonts w:ascii="Arial" w:hAnsi="Arial"/>
          <w:bCs/>
          <w:sz w:val="32"/>
          <w:szCs w:val="32"/>
        </w:rPr>
        <w:t>&gt;</w:t>
      </w:r>
      <w:bookmarkEnd w:id="200"/>
      <w:bookmarkEnd w:id="201"/>
      <w:bookmarkEnd w:id="202"/>
      <w:bookmarkEnd w:id="203"/>
    </w:p>
    <w:p w14:paraId="1DD18B29" w14:textId="70097F08" w:rsidR="002D57E1" w:rsidRPr="001353D8" w:rsidRDefault="002D57E1" w:rsidP="002D57E1">
      <w:pPr>
        <w:spacing w:before="120" w:after="0"/>
        <w:ind w:firstLine="567"/>
        <w:rPr>
          <w:iCs/>
        </w:rPr>
      </w:pPr>
      <w:r>
        <w:rPr>
          <w:iCs/>
        </w:rPr>
        <w:t>Сообщение посылается в ответ на запрос остатков из ГС (</w:t>
      </w:r>
      <w:proofErr w:type="spellStart"/>
      <w:r>
        <w:rPr>
          <w:iCs/>
          <w:lang w:val="en-US"/>
        </w:rPr>
        <w:t>remains</w:t>
      </w:r>
      <w:r w:rsidR="00887486">
        <w:rPr>
          <w:iCs/>
          <w:lang w:val="en-US"/>
        </w:rPr>
        <w:t>R</w:t>
      </w:r>
      <w:r>
        <w:rPr>
          <w:iCs/>
          <w:lang w:val="en-US"/>
        </w:rPr>
        <w:t>eq</w:t>
      </w:r>
      <w:proofErr w:type="spellEnd"/>
      <w:r w:rsidRPr="000D01EF">
        <w:rPr>
          <w:iCs/>
        </w:rPr>
        <w:t>)</w:t>
      </w:r>
    </w:p>
    <w:p w14:paraId="0AD45A5F" w14:textId="5561E588" w:rsidR="002D57E1" w:rsidRPr="000D01EF" w:rsidRDefault="002D57E1" w:rsidP="002D57E1">
      <w:pPr>
        <w:spacing w:before="240" w:after="120"/>
        <w:ind w:firstLine="567"/>
        <w:rPr>
          <w:iCs/>
        </w:rPr>
      </w:pPr>
      <w:r>
        <w:rPr>
          <w:iCs/>
        </w:rPr>
        <w:lastRenderedPageBreak/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35</w:t>
      </w:r>
      <w:r>
        <w:rPr>
          <w:iCs/>
        </w:rPr>
        <w:fldChar w:fldCharType="end"/>
      </w:r>
      <w:r w:rsidRPr="000D01EF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Остатки товаров на складе</w:t>
      </w:r>
      <w:r w:rsidRPr="003079B1">
        <w:rPr>
          <w:iCs/>
        </w:rPr>
        <w:t>» &lt;</w:t>
      </w:r>
      <w:r>
        <w:rPr>
          <w:iCs/>
          <w:lang w:val="en-US"/>
        </w:rPr>
        <w:t>remains</w:t>
      </w:r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674"/>
        <w:gridCol w:w="1795"/>
        <w:gridCol w:w="5819"/>
      </w:tblGrid>
      <w:tr w:rsidR="002D57E1" w:rsidRPr="00F16C39" w14:paraId="73588303" w14:textId="77777777" w:rsidTr="00706E70">
        <w:tc>
          <w:tcPr>
            <w:tcW w:w="1674" w:type="dxa"/>
            <w:shd w:val="clear" w:color="auto" w:fill="FFFFFF" w:themeFill="background1"/>
          </w:tcPr>
          <w:p w14:paraId="0F9BA404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95" w:type="dxa"/>
            <w:shd w:val="clear" w:color="auto" w:fill="FFFFFF" w:themeFill="background1"/>
          </w:tcPr>
          <w:p w14:paraId="60EFD517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819" w:type="dxa"/>
            <w:shd w:val="clear" w:color="auto" w:fill="FFFFFF" w:themeFill="background1"/>
          </w:tcPr>
          <w:p w14:paraId="6BCEB090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5B6DEC" w:rsidRPr="00BF0545" w14:paraId="086B812E" w14:textId="77777777" w:rsidTr="00B179E1">
        <w:tc>
          <w:tcPr>
            <w:tcW w:w="1674" w:type="dxa"/>
          </w:tcPr>
          <w:p w14:paraId="25A7104A" w14:textId="43B2C326" w:rsidR="005B6DEC" w:rsidRPr="000D01EF" w:rsidRDefault="005B6DEC" w:rsidP="005B6DEC">
            <w:pPr>
              <w:jc w:val="left"/>
            </w:pPr>
            <w:proofErr w:type="spellStart"/>
            <w:r w:rsidRPr="006B6981">
              <w:t>messageId</w:t>
            </w:r>
            <w:proofErr w:type="spellEnd"/>
          </w:p>
        </w:tc>
        <w:tc>
          <w:tcPr>
            <w:tcW w:w="1795" w:type="dxa"/>
            <w:vAlign w:val="center"/>
          </w:tcPr>
          <w:p w14:paraId="1528A6A6" w14:textId="019607F9" w:rsidR="005B6DEC" w:rsidRPr="00283B06" w:rsidRDefault="005B6DEC" w:rsidP="005B6DEC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538DF7E2" w14:textId="77D8F473" w:rsidR="005B6DEC" w:rsidRPr="00BF0545" w:rsidRDefault="005B6DEC" w:rsidP="005B6DEC">
            <w:r w:rsidRPr="006B6981">
              <w:t>Уникальный идентификатор сообщения СУ</w:t>
            </w:r>
          </w:p>
        </w:tc>
      </w:tr>
      <w:tr w:rsidR="005B6DEC" w:rsidRPr="00BF0545" w14:paraId="1F73AFF4" w14:textId="77777777" w:rsidTr="00B179E1">
        <w:tc>
          <w:tcPr>
            <w:tcW w:w="1674" w:type="dxa"/>
          </w:tcPr>
          <w:p w14:paraId="37D2CF6A" w14:textId="1C35C886" w:rsidR="005B6DEC" w:rsidRPr="006B6981" w:rsidRDefault="005B6DEC" w:rsidP="005B6DEC">
            <w:pPr>
              <w:jc w:val="left"/>
            </w:pPr>
            <w:proofErr w:type="spellStart"/>
            <w:r w:rsidRPr="0086375B">
              <w:t>reqMessageId</w:t>
            </w:r>
            <w:proofErr w:type="spellEnd"/>
          </w:p>
        </w:tc>
        <w:tc>
          <w:tcPr>
            <w:tcW w:w="1795" w:type="dxa"/>
            <w:vAlign w:val="center"/>
          </w:tcPr>
          <w:p w14:paraId="2D6BE4EF" w14:textId="672FC87B" w:rsidR="005B6DEC" w:rsidRPr="006B6981" w:rsidRDefault="005B6DEC" w:rsidP="005B6DEC">
            <w:pPr>
              <w:jc w:val="left"/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</w:tcPr>
          <w:p w14:paraId="1F3A6CFC" w14:textId="6A553AA1" w:rsidR="005B6DEC" w:rsidRPr="006B6981" w:rsidRDefault="005B6DEC" w:rsidP="005B6DEC">
            <w:r w:rsidRPr="0086375B">
              <w:t xml:space="preserve">Уникальный идентификатор запроса </w:t>
            </w:r>
            <w:r>
              <w:t>ГС</w:t>
            </w:r>
            <w:r w:rsidRPr="0086375B">
              <w:t>, в ответ на которой сформировано данное сообщение</w:t>
            </w:r>
          </w:p>
        </w:tc>
      </w:tr>
      <w:tr w:rsidR="005B6DEC" w:rsidRPr="00BF0545" w14:paraId="154BF490" w14:textId="77777777" w:rsidTr="00655DEA">
        <w:tc>
          <w:tcPr>
            <w:tcW w:w="167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F4780A7" w14:textId="41A1C3E8" w:rsidR="005B6DEC" w:rsidRPr="00283B06" w:rsidRDefault="005B6DEC" w:rsidP="005B6DEC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9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151F5053" w14:textId="77777777" w:rsidR="005B6DEC" w:rsidRPr="00283B06" w:rsidRDefault="005B6DEC" w:rsidP="005B6DEC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948D5" w14:textId="436BDE23" w:rsidR="005B6DEC" w:rsidRPr="00BF0545" w:rsidRDefault="005B6DEC" w:rsidP="005B6DEC">
            <w:r w:rsidRPr="00BF0545">
              <w:t xml:space="preserve">Склад, на котором числится изменяемый груз. Идентификатор из справочника складов. (Если используется несколько складов на одной СУ). </w:t>
            </w:r>
          </w:p>
        </w:tc>
      </w:tr>
    </w:tbl>
    <w:p w14:paraId="1DF2026B" w14:textId="77777777" w:rsidR="002D57E1" w:rsidRPr="000D01EF" w:rsidRDefault="002D57E1" w:rsidP="002D57E1">
      <w:pPr>
        <w:spacing w:before="240" w:after="120"/>
        <w:ind w:firstLine="567"/>
        <w:rPr>
          <w:iCs/>
        </w:rPr>
      </w:pPr>
    </w:p>
    <w:p w14:paraId="68538EFF" w14:textId="0B930324" w:rsidR="002D57E1" w:rsidRPr="00F16C39" w:rsidRDefault="002D57E1" w:rsidP="002D57E1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36</w:t>
      </w:r>
      <w:r>
        <w:rPr>
          <w:iCs/>
        </w:rPr>
        <w:fldChar w:fldCharType="end"/>
      </w:r>
      <w:r w:rsidRPr="00002C2D">
        <w:rPr>
          <w:iCs/>
        </w:rPr>
        <w:t xml:space="preserve"> </w:t>
      </w:r>
      <w:r w:rsidRPr="003079B1">
        <w:rPr>
          <w:iCs/>
        </w:rPr>
        <w:t>Атрибуты тэга «</w:t>
      </w:r>
      <w:r>
        <w:rPr>
          <w:iCs/>
        </w:rPr>
        <w:t>Детали остатки товаров на складе</w:t>
      </w:r>
      <w:r w:rsidRPr="003079B1">
        <w:rPr>
          <w:iCs/>
        </w:rPr>
        <w:t>» &lt;</w:t>
      </w:r>
      <w:proofErr w:type="spellStart"/>
      <w:r>
        <w:rPr>
          <w:iCs/>
          <w:lang w:val="en-US"/>
        </w:rPr>
        <w:t>remains</w:t>
      </w:r>
      <w:r w:rsidR="00887486">
        <w:rPr>
          <w:iCs/>
          <w:lang w:val="en-US"/>
        </w:rPr>
        <w:t>D</w:t>
      </w:r>
      <w:r>
        <w:rPr>
          <w:iCs/>
          <w:lang w:val="en-US"/>
        </w:rPr>
        <w:t>etail</w:t>
      </w:r>
      <w:proofErr w:type="spellEnd"/>
      <w:r w:rsidRPr="003079B1">
        <w:rPr>
          <w:iCs/>
        </w:rPr>
        <w:t>&gt;</w:t>
      </w:r>
      <w:r w:rsidRPr="00F16C39">
        <w:rPr>
          <w:iCs/>
        </w:rPr>
        <w:t xml:space="preserve"> </w:t>
      </w:r>
    </w:p>
    <w:tbl>
      <w:tblPr>
        <w:tblW w:w="0" w:type="auto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ook w:val="01E0" w:firstRow="1" w:lastRow="1" w:firstColumn="1" w:lastColumn="1" w:noHBand="0" w:noVBand="0"/>
      </w:tblPr>
      <w:tblGrid>
        <w:gridCol w:w="1916"/>
        <w:gridCol w:w="1769"/>
        <w:gridCol w:w="5659"/>
      </w:tblGrid>
      <w:tr w:rsidR="002D57E1" w:rsidRPr="00F16C39" w14:paraId="356A84C2" w14:textId="77777777" w:rsidTr="00706E70">
        <w:tc>
          <w:tcPr>
            <w:tcW w:w="1916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68A1BB74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Имя столбца</w:t>
            </w:r>
          </w:p>
        </w:tc>
        <w:tc>
          <w:tcPr>
            <w:tcW w:w="176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1FA143C9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Тип (Размер)</w:t>
            </w:r>
          </w:p>
        </w:tc>
        <w:tc>
          <w:tcPr>
            <w:tcW w:w="5659" w:type="dxa"/>
            <w:tcBorders>
              <w:bottom w:val="single" w:sz="4" w:space="0" w:color="999999"/>
            </w:tcBorders>
            <w:shd w:val="clear" w:color="auto" w:fill="FFFFFF" w:themeFill="background1"/>
          </w:tcPr>
          <w:p w14:paraId="08B2260D" w14:textId="77777777" w:rsidR="002D57E1" w:rsidRPr="00F16C39" w:rsidRDefault="002D57E1" w:rsidP="00706E70">
            <w:pPr>
              <w:snapToGrid w:val="0"/>
              <w:spacing w:after="0"/>
              <w:jc w:val="left"/>
              <w:rPr>
                <w:b/>
              </w:rPr>
            </w:pPr>
            <w:r w:rsidRPr="00F16C39">
              <w:rPr>
                <w:b/>
              </w:rPr>
              <w:t>Назначение</w:t>
            </w:r>
          </w:p>
        </w:tc>
      </w:tr>
      <w:tr w:rsidR="008C022C" w:rsidRPr="00F16C39" w14:paraId="1A68517D" w14:textId="77777777" w:rsidTr="00706E70">
        <w:tc>
          <w:tcPr>
            <w:tcW w:w="1916" w:type="dxa"/>
            <w:tcBorders>
              <w:top w:val="single" w:sz="4" w:space="0" w:color="999999"/>
            </w:tcBorders>
          </w:tcPr>
          <w:p w14:paraId="7DD5BA22" w14:textId="2F04C7D8" w:rsidR="008C022C" w:rsidRPr="00F16C39" w:rsidRDefault="008C022C" w:rsidP="008C022C">
            <w:pPr>
              <w:jc w:val="left"/>
            </w:pPr>
            <w:proofErr w:type="spellStart"/>
            <w:r w:rsidRPr="006800C4">
              <w:t>rem</w:t>
            </w:r>
            <w:proofErr w:type="spellEnd"/>
            <w:r w:rsidR="00887486">
              <w:rPr>
                <w:lang w:val="en-US"/>
              </w:rPr>
              <w:t>R</w:t>
            </w:r>
            <w:proofErr w:type="spellStart"/>
            <w:r w:rsidRPr="006800C4">
              <w:t>eq</w:t>
            </w:r>
            <w:proofErr w:type="spellEnd"/>
            <w:r w:rsidR="00887486">
              <w:rPr>
                <w:lang w:val="en-US"/>
              </w:rPr>
              <w:t>I</w:t>
            </w:r>
            <w:r w:rsidRPr="006800C4">
              <w:t>d</w:t>
            </w:r>
          </w:p>
        </w:tc>
        <w:tc>
          <w:tcPr>
            <w:tcW w:w="1769" w:type="dxa"/>
            <w:tcBorders>
              <w:top w:val="single" w:sz="4" w:space="0" w:color="999999"/>
            </w:tcBorders>
          </w:tcPr>
          <w:p w14:paraId="0B52A6F6" w14:textId="6F6CA2A4" w:rsidR="008C022C" w:rsidRPr="00F16C39" w:rsidRDefault="008C022C" w:rsidP="008C022C">
            <w:pPr>
              <w:jc w:val="left"/>
            </w:pPr>
            <w:r w:rsidRPr="006800C4"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</w:tcBorders>
          </w:tcPr>
          <w:p w14:paraId="7CDBE189" w14:textId="35A86E61" w:rsidR="008C022C" w:rsidRPr="00F16C39" w:rsidRDefault="008C022C" w:rsidP="008C022C">
            <w:pPr>
              <w:jc w:val="left"/>
            </w:pPr>
            <w:r w:rsidRPr="006800C4">
              <w:t>Идентификатор запроса на остатки склада</w:t>
            </w:r>
          </w:p>
        </w:tc>
      </w:tr>
      <w:tr w:rsidR="008C022C" w:rsidRPr="00F16C39" w14:paraId="7059EC02" w14:textId="77777777" w:rsidTr="008C022C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2F0AE0AF" w14:textId="5E9ECB12" w:rsidR="008C022C" w:rsidRPr="00F16C39" w:rsidRDefault="008C022C" w:rsidP="008C022C">
            <w:pPr>
              <w:jc w:val="left"/>
            </w:pPr>
            <w:proofErr w:type="spellStart"/>
            <w:r w:rsidRPr="00356973">
              <w:t>line</w:t>
            </w:r>
            <w:proofErr w:type="spellEnd"/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4F5A5CDC" w14:textId="0CE14FF4" w:rsidR="008C022C" w:rsidRPr="00F16C39" w:rsidRDefault="008C022C" w:rsidP="008C022C">
            <w:pPr>
              <w:jc w:val="left"/>
            </w:pPr>
            <w:r w:rsidRPr="00356973">
              <w:t>Number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58A9421B" w14:textId="3AC4F206" w:rsidR="008C022C" w:rsidRPr="00F16C39" w:rsidRDefault="008C022C" w:rsidP="008C022C">
            <w:pPr>
              <w:jc w:val="left"/>
            </w:pPr>
            <w:r w:rsidRPr="00356973">
              <w:t>Номер строки ответа на остатки склада</w:t>
            </w:r>
          </w:p>
        </w:tc>
      </w:tr>
      <w:tr w:rsidR="002D57E1" w:rsidRPr="00F16C39" w14:paraId="7417B256" w14:textId="77777777" w:rsidTr="008C022C">
        <w:tc>
          <w:tcPr>
            <w:tcW w:w="1916" w:type="dxa"/>
            <w:tcBorders>
              <w:top w:val="single" w:sz="4" w:space="0" w:color="FFFFFF" w:themeColor="background1"/>
            </w:tcBorders>
          </w:tcPr>
          <w:p w14:paraId="48D4B26D" w14:textId="376A116F" w:rsidR="002D57E1" w:rsidRPr="00F16C39" w:rsidRDefault="002D57E1" w:rsidP="00655DEA">
            <w:pPr>
              <w:jc w:val="left"/>
            </w:pPr>
            <w:proofErr w:type="spellStart"/>
            <w:r w:rsidRPr="00F16C39">
              <w:t>sku</w:t>
            </w:r>
            <w:proofErr w:type="spellEnd"/>
            <w:r w:rsidR="00887486"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  <w:tcBorders>
              <w:top w:val="single" w:sz="4" w:space="0" w:color="FFFFFF" w:themeColor="background1"/>
            </w:tcBorders>
          </w:tcPr>
          <w:p w14:paraId="22CDD398" w14:textId="77777777" w:rsidR="002D57E1" w:rsidRPr="00F16C39" w:rsidRDefault="002D57E1" w:rsidP="00655DEA">
            <w:pPr>
              <w:jc w:val="left"/>
            </w:pPr>
            <w:r w:rsidRPr="00F16C39">
              <w:t>Varchar2</w:t>
            </w:r>
            <w:r w:rsidRPr="00F16C39">
              <w:rPr>
                <w:lang w:val="en-US"/>
              </w:rPr>
              <w:t xml:space="preserve"> </w:t>
            </w:r>
            <w:r w:rsidRPr="00F16C39">
              <w:t>(255)</w:t>
            </w:r>
          </w:p>
        </w:tc>
        <w:tc>
          <w:tcPr>
            <w:tcW w:w="5659" w:type="dxa"/>
            <w:tcBorders>
              <w:top w:val="single" w:sz="4" w:space="0" w:color="FFFFFF" w:themeColor="background1"/>
            </w:tcBorders>
          </w:tcPr>
          <w:p w14:paraId="4D3B3972" w14:textId="77777777" w:rsidR="002D57E1" w:rsidRPr="00F16C39" w:rsidRDefault="002D57E1" w:rsidP="00655DEA">
            <w:pPr>
              <w:jc w:val="left"/>
            </w:pPr>
            <w:r w:rsidRPr="00F16C39">
              <w:t>Уникальный идентификатор товара в ГС</w:t>
            </w:r>
          </w:p>
        </w:tc>
      </w:tr>
      <w:tr w:rsidR="002D57E1" w:rsidRPr="00F16C39" w14:paraId="4B273E4B" w14:textId="77777777" w:rsidTr="008C022C">
        <w:tc>
          <w:tcPr>
            <w:tcW w:w="1916" w:type="dxa"/>
          </w:tcPr>
          <w:p w14:paraId="11E57B02" w14:textId="6908DEAF" w:rsidR="002D57E1" w:rsidRPr="00F16C39" w:rsidRDefault="002D57E1" w:rsidP="00655DEA">
            <w:pPr>
              <w:jc w:val="left"/>
              <w:rPr>
                <w:b/>
              </w:rPr>
            </w:pPr>
            <w:proofErr w:type="spellStart"/>
            <w:r w:rsidRPr="00F16C39">
              <w:t>holder</w:t>
            </w:r>
            <w:proofErr w:type="spellEnd"/>
            <w:r w:rsidR="00887486">
              <w:rPr>
                <w:lang w:val="en-US"/>
              </w:rPr>
              <w:t>I</w:t>
            </w:r>
            <w:r w:rsidRPr="00F16C39">
              <w:t>d</w:t>
            </w:r>
          </w:p>
        </w:tc>
        <w:tc>
          <w:tcPr>
            <w:tcW w:w="1769" w:type="dxa"/>
          </w:tcPr>
          <w:p w14:paraId="2BACC828" w14:textId="77777777" w:rsidR="002D57E1" w:rsidRPr="00F16C39" w:rsidRDefault="002D57E1" w:rsidP="00655DEA">
            <w:pPr>
              <w:jc w:val="left"/>
            </w:pPr>
            <w:r w:rsidRPr="00F16C39">
              <w:t>Varchar2 (255)</w:t>
            </w:r>
          </w:p>
        </w:tc>
        <w:tc>
          <w:tcPr>
            <w:tcW w:w="5659" w:type="dxa"/>
          </w:tcPr>
          <w:p w14:paraId="1E876480" w14:textId="77777777" w:rsidR="002D57E1" w:rsidRPr="00F16C39" w:rsidRDefault="002D57E1" w:rsidP="00655DEA">
            <w:pPr>
              <w:jc w:val="left"/>
            </w:pPr>
            <w:r w:rsidRPr="00F16C39">
              <w:t>Код владельца в справочнике предприятия</w:t>
            </w:r>
          </w:p>
        </w:tc>
      </w:tr>
      <w:tr w:rsidR="002D57E1" w:rsidRPr="00F16C39" w14:paraId="4E0C57C2" w14:textId="77777777" w:rsidTr="008C022C">
        <w:tc>
          <w:tcPr>
            <w:tcW w:w="1916" w:type="dxa"/>
          </w:tcPr>
          <w:p w14:paraId="3B8D9B23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q</w:t>
            </w:r>
            <w:r w:rsidRPr="00F16C39">
              <w:rPr>
                <w:lang w:val="en-US"/>
              </w:rPr>
              <w:t>ty</w:t>
            </w:r>
          </w:p>
        </w:tc>
        <w:tc>
          <w:tcPr>
            <w:tcW w:w="1769" w:type="dxa"/>
          </w:tcPr>
          <w:p w14:paraId="42856A07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Number</w:t>
            </w:r>
          </w:p>
        </w:tc>
        <w:tc>
          <w:tcPr>
            <w:tcW w:w="5659" w:type="dxa"/>
          </w:tcPr>
          <w:p w14:paraId="13415FFE" w14:textId="77777777" w:rsidR="002D57E1" w:rsidRPr="00F16C39" w:rsidRDefault="002D57E1" w:rsidP="00655DEA">
            <w:pPr>
              <w:jc w:val="left"/>
            </w:pPr>
            <w:r w:rsidRPr="00F16C39">
              <w:t>Количество в штуках</w:t>
            </w:r>
          </w:p>
        </w:tc>
      </w:tr>
      <w:tr w:rsidR="002D57E1" w:rsidRPr="00F16C39" w14:paraId="61704A48" w14:textId="77777777" w:rsidTr="008C022C">
        <w:tc>
          <w:tcPr>
            <w:tcW w:w="1916" w:type="dxa"/>
          </w:tcPr>
          <w:p w14:paraId="4A8F8811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w</w:t>
            </w:r>
            <w:r w:rsidRPr="00F16C39">
              <w:rPr>
                <w:lang w:val="en-US"/>
              </w:rPr>
              <w:t>eight</w:t>
            </w:r>
          </w:p>
        </w:tc>
        <w:tc>
          <w:tcPr>
            <w:tcW w:w="1769" w:type="dxa"/>
          </w:tcPr>
          <w:p w14:paraId="7F63BECD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309BBB61" w14:textId="71ABC4E3" w:rsidR="002D57E1" w:rsidRPr="00F16C39" w:rsidRDefault="002D57E1" w:rsidP="00655DEA">
            <w:pPr>
              <w:spacing w:after="0"/>
              <w:jc w:val="left"/>
            </w:pPr>
            <w:r w:rsidRPr="00F16C39">
              <w:t>Вес брутто грузов в кг (по данным СУ)</w:t>
            </w:r>
          </w:p>
        </w:tc>
      </w:tr>
      <w:tr w:rsidR="002D57E1" w:rsidRPr="00282D5B" w14:paraId="5935DEA6" w14:textId="77777777" w:rsidTr="008C022C">
        <w:tc>
          <w:tcPr>
            <w:tcW w:w="1916" w:type="dxa"/>
          </w:tcPr>
          <w:p w14:paraId="2BDEA864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c</w:t>
            </w:r>
            <w:r w:rsidRPr="00F16C39">
              <w:rPr>
                <w:lang w:val="en-US"/>
              </w:rPr>
              <w:t>ube</w:t>
            </w:r>
          </w:p>
        </w:tc>
        <w:tc>
          <w:tcPr>
            <w:tcW w:w="1769" w:type="dxa"/>
          </w:tcPr>
          <w:p w14:paraId="17EEBDF3" w14:textId="77777777" w:rsidR="002D57E1" w:rsidRPr="00F16C39" w:rsidRDefault="002D57E1" w:rsidP="00655DEA">
            <w:pPr>
              <w:jc w:val="left"/>
              <w:rPr>
                <w:lang w:val="en-US"/>
              </w:rPr>
            </w:pPr>
            <w:r w:rsidRPr="00F16C39">
              <w:rPr>
                <w:lang w:val="en-US"/>
              </w:rPr>
              <w:t>Float</w:t>
            </w:r>
          </w:p>
        </w:tc>
        <w:tc>
          <w:tcPr>
            <w:tcW w:w="5659" w:type="dxa"/>
          </w:tcPr>
          <w:p w14:paraId="3CF9E0E7" w14:textId="3E810B2E" w:rsidR="002D57E1" w:rsidRPr="00282D5B" w:rsidRDefault="002D57E1" w:rsidP="00655DEA">
            <w:pPr>
              <w:spacing w:after="0"/>
              <w:jc w:val="left"/>
            </w:pPr>
            <w:r w:rsidRPr="00F16C39">
              <w:t>Объем грузов в см</w:t>
            </w:r>
            <w:r w:rsidRPr="00F16C39">
              <w:rPr>
                <w:vertAlign w:val="superscript"/>
              </w:rPr>
              <w:t>3</w:t>
            </w:r>
            <w:r w:rsidRPr="00F16C39">
              <w:t xml:space="preserve"> (по данным СУ)</w:t>
            </w:r>
          </w:p>
        </w:tc>
      </w:tr>
      <w:tr w:rsidR="002D57E1" w:rsidRPr="00F62B5F" w14:paraId="0A25FF07" w14:textId="77777777" w:rsidTr="008C022C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2AB7341" w14:textId="6B617228" w:rsidR="002D57E1" w:rsidRPr="00283B06" w:rsidRDefault="002D57E1" w:rsidP="00655DEA">
            <w:pPr>
              <w:jc w:val="left"/>
              <w:rPr>
                <w:lang w:val="en-US"/>
              </w:rPr>
            </w:pPr>
            <w:proofErr w:type="spellStart"/>
            <w:r w:rsidRPr="00283B06">
              <w:rPr>
                <w:lang w:val="en-US"/>
              </w:rPr>
              <w:t>warehouse</w:t>
            </w:r>
            <w:r w:rsidR="00887486">
              <w:rPr>
                <w:lang w:val="en-US"/>
              </w:rPr>
              <w:t>I</w:t>
            </w:r>
            <w:r w:rsidRPr="00283B06">
              <w:rPr>
                <w:lang w:val="en-US"/>
              </w:rPr>
              <w:t>d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06713C24" w14:textId="77777777" w:rsidR="002D57E1" w:rsidRPr="00283B06" w:rsidRDefault="002D57E1" w:rsidP="00655DEA">
            <w:pPr>
              <w:jc w:val="left"/>
              <w:rPr>
                <w:lang w:val="en-US"/>
              </w:rPr>
            </w:pPr>
            <w:r w:rsidRPr="00283B06">
              <w:rPr>
                <w:lang w:val="en-US"/>
              </w:rPr>
              <w:t>Varchar2 (255)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1CD50C" w14:textId="41B9378D" w:rsidR="002D57E1" w:rsidRPr="00BF0545" w:rsidRDefault="006D1056" w:rsidP="00655DEA">
            <w:r>
              <w:t>Физический склад,</w:t>
            </w:r>
            <w:r w:rsidR="002D57E1" w:rsidRPr="00BF0545">
              <w:t xml:space="preserve"> на котором числится изменяемый груз. Идентификатор из справочника складов. </w:t>
            </w:r>
          </w:p>
        </w:tc>
      </w:tr>
      <w:tr w:rsidR="002D57E1" w:rsidRPr="00F62B5F" w14:paraId="5999481E" w14:textId="77777777" w:rsidTr="008C022C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6EB55348" w14:textId="373AE85D" w:rsidR="002D57E1" w:rsidRPr="00283B06" w:rsidRDefault="00594A33" w:rsidP="00655DE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batch</w:t>
            </w:r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vAlign w:val="center"/>
          </w:tcPr>
          <w:p w14:paraId="3D48E3A6" w14:textId="77777777" w:rsidR="002D57E1" w:rsidRPr="00283B06" w:rsidRDefault="002D57E1" w:rsidP="00655DEA">
            <w:pPr>
              <w:jc w:val="left"/>
              <w:rPr>
                <w:lang w:val="en-US"/>
              </w:rPr>
            </w:pP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521FC3" w14:textId="102EE249" w:rsidR="002D57E1" w:rsidRPr="00955C7F" w:rsidRDefault="006D1056" w:rsidP="00655DEA">
            <w:r>
              <w:t>Товарная партия</w:t>
            </w:r>
          </w:p>
        </w:tc>
      </w:tr>
      <w:tr w:rsidR="00AB749A" w:rsidRPr="00F62B5F" w14:paraId="2503FDF7" w14:textId="77777777" w:rsidTr="00655DEA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707D4A" w14:textId="24234A88" w:rsidR="00AB749A" w:rsidRDefault="00AB749A" w:rsidP="00AB749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production</w:t>
            </w:r>
            <w:r w:rsidR="00887486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36A48" w14:textId="2EB6120D" w:rsidR="00AB749A" w:rsidRPr="00283B06" w:rsidRDefault="00AB749A" w:rsidP="00AB749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91234C" w14:textId="28450145" w:rsidR="00AB749A" w:rsidRPr="00BF0545" w:rsidRDefault="00AB749A" w:rsidP="00AB749A">
            <w:r w:rsidRPr="005A3231">
              <w:t>Дата производства</w:t>
            </w:r>
          </w:p>
        </w:tc>
      </w:tr>
      <w:tr w:rsidR="00AB749A" w:rsidRPr="00F62B5F" w14:paraId="150E2326" w14:textId="77777777" w:rsidTr="00655DEA">
        <w:tc>
          <w:tcPr>
            <w:tcW w:w="191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1A5D29" w14:textId="1C50B03F" w:rsidR="00AB749A" w:rsidRDefault="00AB749A" w:rsidP="00AB749A">
            <w:pPr>
              <w:jc w:val="left"/>
              <w:rPr>
                <w:lang w:val="en-US"/>
              </w:rPr>
            </w:pPr>
            <w:proofErr w:type="spellStart"/>
            <w:r>
              <w:rPr>
                <w:lang w:val="en-US"/>
              </w:rPr>
              <w:t>expiration</w:t>
            </w:r>
            <w:r w:rsidR="00887486">
              <w:rPr>
                <w:lang w:val="en-US"/>
              </w:rPr>
              <w:t>D</w:t>
            </w:r>
            <w:r>
              <w:rPr>
                <w:lang w:val="en-US"/>
              </w:rPr>
              <w:t>ate</w:t>
            </w:r>
            <w:proofErr w:type="spellEnd"/>
          </w:p>
        </w:tc>
        <w:tc>
          <w:tcPr>
            <w:tcW w:w="17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74AFFB" w14:textId="311D00AC" w:rsidR="00AB749A" w:rsidRPr="00283B06" w:rsidRDefault="00AB749A" w:rsidP="00AB749A">
            <w:pPr>
              <w:jc w:val="left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56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9011F8" w14:textId="40AF9516" w:rsidR="00AB749A" w:rsidRDefault="00AB749A" w:rsidP="00AB749A">
            <w:r w:rsidRPr="005A3231">
              <w:t xml:space="preserve">Дата </w:t>
            </w:r>
            <w:r>
              <w:t>окончания срока годности</w:t>
            </w:r>
          </w:p>
        </w:tc>
      </w:tr>
    </w:tbl>
    <w:p w14:paraId="20235118" w14:textId="498A86B0" w:rsidR="002D57E1" w:rsidRDefault="002D57E1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p w14:paraId="2A1C64AA" w14:textId="77777777" w:rsidR="007D0458" w:rsidRPr="007D0458" w:rsidRDefault="007D0458" w:rsidP="007D0458">
      <w:pPr>
        <w:pStyle w:val="3"/>
        <w:keepLines w:val="0"/>
        <w:numPr>
          <w:ilvl w:val="2"/>
          <w:numId w:val="5"/>
        </w:numPr>
        <w:tabs>
          <w:tab w:val="num" w:pos="0"/>
        </w:tabs>
        <w:spacing w:before="240" w:after="120"/>
        <w:rPr>
          <w:rFonts w:ascii="Arial" w:hAnsi="Arial"/>
          <w:bCs/>
          <w:sz w:val="32"/>
          <w:szCs w:val="32"/>
          <w:lang w:val="x-none"/>
        </w:rPr>
      </w:pPr>
      <w:bookmarkStart w:id="204" w:name="_Ref190255479"/>
      <w:bookmarkStart w:id="205" w:name="_Toc193197001"/>
      <w:bookmarkStart w:id="206" w:name="_Toc207204933"/>
      <w:bookmarkStart w:id="207" w:name="_Toc215488186"/>
      <w:r w:rsidRPr="007D0458">
        <w:rPr>
          <w:rFonts w:ascii="Arial" w:hAnsi="Arial"/>
          <w:bCs/>
          <w:sz w:val="32"/>
          <w:szCs w:val="32"/>
          <w:lang w:val="x-none"/>
        </w:rPr>
        <w:lastRenderedPageBreak/>
        <w:t>Запрос параметров пересчитанных ЛЕ &lt;</w:t>
      </w:r>
      <w:proofErr w:type="spellStart"/>
      <w:r w:rsidRPr="007D0458">
        <w:rPr>
          <w:rFonts w:ascii="Arial" w:hAnsi="Arial"/>
          <w:bCs/>
          <w:sz w:val="32"/>
          <w:szCs w:val="32"/>
          <w:lang w:val="x-none"/>
        </w:rPr>
        <w:t>inventory_report</w:t>
      </w:r>
      <w:proofErr w:type="spellEnd"/>
      <w:r w:rsidRPr="007D0458">
        <w:rPr>
          <w:rFonts w:ascii="Arial" w:hAnsi="Arial"/>
          <w:bCs/>
          <w:sz w:val="32"/>
          <w:szCs w:val="32"/>
          <w:lang w:val="x-none"/>
        </w:rPr>
        <w:t>&gt;</w:t>
      </w:r>
      <w:bookmarkEnd w:id="204"/>
      <w:bookmarkEnd w:id="205"/>
      <w:bookmarkEnd w:id="206"/>
      <w:bookmarkEnd w:id="207"/>
    </w:p>
    <w:p w14:paraId="1E4E95EB" w14:textId="77777777" w:rsidR="007D0458" w:rsidRPr="00092D5C" w:rsidRDefault="007D0458" w:rsidP="007D0458">
      <w:pPr>
        <w:pBdr>
          <w:top w:val="nil"/>
          <w:left w:val="nil"/>
          <w:bottom w:val="nil"/>
          <w:right w:val="nil"/>
          <w:between w:val="nil"/>
        </w:pBdr>
        <w:ind w:firstLine="567"/>
      </w:pPr>
      <w:r w:rsidRPr="00092D5C">
        <w:t>Передается в ГС при подтверждении пересчета марок в грузе, если были отсканированы коды маркировки (КИГУ, марки), которые неизвестны СУ.</w:t>
      </w:r>
    </w:p>
    <w:p w14:paraId="47DA08C6" w14:textId="5541616D" w:rsidR="007D0458" w:rsidRPr="007D0458" w:rsidRDefault="007D0458" w:rsidP="007D0458">
      <w:pPr>
        <w:spacing w:before="240" w:after="120"/>
        <w:ind w:firstLine="567"/>
        <w:rPr>
          <w:iCs/>
        </w:rPr>
      </w:pPr>
      <w:r>
        <w:rPr>
          <w:iCs/>
        </w:rPr>
        <w:t xml:space="preserve">Таблица </w:t>
      </w:r>
      <w:r>
        <w:rPr>
          <w:iCs/>
        </w:rPr>
        <w:fldChar w:fldCharType="begin"/>
      </w:r>
      <w:r>
        <w:rPr>
          <w:iCs/>
        </w:rPr>
        <w:instrText xml:space="preserve"> SEQ "AutoNr" \*Arabic </w:instrText>
      </w:r>
      <w:r>
        <w:rPr>
          <w:iCs/>
        </w:rPr>
        <w:fldChar w:fldCharType="separate"/>
      </w:r>
      <w:r w:rsidR="004C1983">
        <w:rPr>
          <w:iCs/>
          <w:noProof/>
        </w:rPr>
        <w:t>37</w:t>
      </w:r>
      <w:r>
        <w:rPr>
          <w:iCs/>
        </w:rPr>
        <w:fldChar w:fldCharType="end"/>
      </w:r>
      <w:r>
        <w:rPr>
          <w:iCs/>
        </w:rPr>
        <w:t xml:space="preserve"> </w:t>
      </w:r>
      <w:r w:rsidRPr="007D0458">
        <w:rPr>
          <w:iCs/>
        </w:rPr>
        <w:t>Атрибуты тэга «Запрос параметров пересчитанных ЛЕ» &lt;</w:t>
      </w:r>
      <w:proofErr w:type="spellStart"/>
      <w:r w:rsidRPr="007D0458">
        <w:rPr>
          <w:iCs/>
        </w:rPr>
        <w:t>inventory_report</w:t>
      </w:r>
      <w:proofErr w:type="spellEnd"/>
      <w:r w:rsidRPr="007D0458">
        <w:rPr>
          <w:iCs/>
        </w:rPr>
        <w:t>&gt;</w:t>
      </w:r>
    </w:p>
    <w:tbl>
      <w:tblPr>
        <w:tblW w:w="9101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155"/>
        <w:gridCol w:w="1701"/>
        <w:gridCol w:w="5245"/>
      </w:tblGrid>
      <w:tr w:rsidR="007D0458" w:rsidRPr="00092D5C" w14:paraId="33F9CBBB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28F7ACF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Имя столбца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256719BD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Тип (Размер)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F532685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b/>
              </w:rPr>
              <w:t>Назначение</w:t>
            </w:r>
          </w:p>
        </w:tc>
      </w:tr>
      <w:tr w:rsidR="007D0458" w:rsidRPr="00092D5C" w14:paraId="1D542298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0991E3" w14:textId="4D886623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m</w:t>
            </w:r>
            <w:r w:rsidRPr="00092D5C">
              <w:rPr>
                <w:lang w:val="en-US"/>
              </w:rPr>
              <w:t>essage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72E79D9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0D053F25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Уникальный идентификатор сообщения СУ</w:t>
            </w:r>
          </w:p>
        </w:tc>
      </w:tr>
      <w:tr w:rsidR="007D0458" w:rsidRPr="00092D5C" w14:paraId="62311EDF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BFE4E1" w14:textId="28DB181D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proofErr w:type="spellStart"/>
            <w:r>
              <w:rPr>
                <w:lang w:val="en-US"/>
              </w:rPr>
              <w:t>c</w:t>
            </w:r>
            <w:r w:rsidRPr="00092D5C">
              <w:rPr>
                <w:lang w:val="en-US"/>
              </w:rPr>
              <w:t>reated</w:t>
            </w:r>
            <w:r>
              <w:rPr>
                <w:lang w:val="en-US"/>
              </w:rPr>
              <w:t>A</w:t>
            </w:r>
            <w:r w:rsidRPr="00092D5C">
              <w:rPr>
                <w:lang w:val="en-US"/>
              </w:rPr>
              <w:t>t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3FBC6667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string(datetime)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9B14F04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Дата создания сообщения</w:t>
            </w:r>
          </w:p>
        </w:tc>
      </w:tr>
      <w:tr w:rsidR="007D0458" w:rsidRPr="00092D5C" w14:paraId="77897565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17A49B9" w14:textId="1F554C04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proofErr w:type="spellStart"/>
            <w:r>
              <w:rPr>
                <w:lang w:val="en-US"/>
              </w:rPr>
              <w:t>w</w:t>
            </w:r>
            <w:r w:rsidRPr="00092D5C">
              <w:rPr>
                <w:lang w:val="en-US"/>
              </w:rPr>
              <w:t>arehous</w:t>
            </w:r>
            <w:r>
              <w:rPr>
                <w:lang w:val="en-US"/>
              </w:rPr>
              <w:t>I</w:t>
            </w:r>
            <w:r w:rsidRPr="00092D5C">
              <w:rPr>
                <w:lang w:val="en-US"/>
              </w:rPr>
              <w:t>d</w:t>
            </w:r>
            <w:proofErr w:type="spellEnd"/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1B6B0996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lang w:val="en-US"/>
              </w:rPr>
              <w:t>string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745B8EFD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t>Физический склад. Идентификатор площадки, от которой адресовано сообщение</w:t>
            </w:r>
          </w:p>
        </w:tc>
      </w:tr>
      <w:tr w:rsidR="007D0458" w:rsidRPr="00092D5C" w14:paraId="0EB28D5F" w14:textId="77777777" w:rsidTr="002E38BF">
        <w:tc>
          <w:tcPr>
            <w:tcW w:w="21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6F699CB3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codes</w:t>
            </w:r>
          </w:p>
        </w:tc>
        <w:tc>
          <w:tcPr>
            <w:tcW w:w="17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</w:tcPr>
          <w:p w14:paraId="41AD665B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lang w:val="en-US"/>
              </w:rPr>
            </w:pPr>
            <w:r w:rsidRPr="00092D5C">
              <w:rPr>
                <w:lang w:val="en-US"/>
              </w:rPr>
              <w:t>JSON array</w:t>
            </w:r>
          </w:p>
        </w:tc>
        <w:tc>
          <w:tcPr>
            <w:tcW w:w="524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</w:tcPr>
          <w:p w14:paraId="343C771E" w14:textId="77777777" w:rsidR="007D0458" w:rsidRPr="00092D5C" w:rsidRDefault="007D0458" w:rsidP="002E38BF">
            <w:pPr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092D5C">
              <w:rPr>
                <w:rFonts w:cs="Calibri"/>
              </w:rPr>
              <w:t>Список кодов маркировки, неизвестные СУ</w:t>
            </w:r>
          </w:p>
        </w:tc>
      </w:tr>
    </w:tbl>
    <w:p w14:paraId="625DF75C" w14:textId="6089E928" w:rsidR="007D0458" w:rsidRDefault="007D0458">
      <w:pPr>
        <w:pBdr>
          <w:top w:val="nil"/>
          <w:left w:val="nil"/>
          <w:bottom w:val="nil"/>
          <w:right w:val="nil"/>
          <w:between w:val="nil"/>
        </w:pBdr>
        <w:tabs>
          <w:tab w:val="left" w:pos="2445"/>
        </w:tabs>
        <w:spacing w:before="100"/>
        <w:ind w:firstLine="567"/>
        <w:rPr>
          <w:color w:val="000000"/>
        </w:rPr>
      </w:pPr>
    </w:p>
    <w:sectPr w:rsidR="007D0458" w:rsidSect="00193F34">
      <w:type w:val="continuous"/>
      <w:pgSz w:w="11906" w:h="16838"/>
      <w:pgMar w:top="362" w:right="851" w:bottom="1134" w:left="1701" w:header="709" w:footer="421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16" w:author="Саньков Андрей Николаевич" w:date="2025-12-02T09:56:00Z" w:initials="САН">
    <w:p w14:paraId="03658353" w14:textId="77777777" w:rsidR="00485572" w:rsidRDefault="00485572" w:rsidP="00485572">
      <w:pPr>
        <w:pStyle w:val="a5"/>
      </w:pPr>
      <w:r>
        <w:rPr>
          <w:rStyle w:val="a7"/>
        </w:rPr>
        <w:annotationRef/>
      </w:r>
      <w:r>
        <w:t>Это характеристика партии товара. У карточки его нет.</w:t>
      </w:r>
    </w:p>
  </w:comment>
  <w:comment w:id="17" w:author="Evgeny Strelnikov" w:date="2025-12-02T13:58:00Z" w:initials="ES">
    <w:p w14:paraId="2D84F957" w14:textId="3F2D8273" w:rsidR="00485572" w:rsidRDefault="00485572">
      <w:pPr>
        <w:pStyle w:val="a5"/>
      </w:pPr>
      <w:r>
        <w:rPr>
          <w:rStyle w:val="a7"/>
        </w:rPr>
        <w:annotationRef/>
      </w:r>
      <w:r>
        <w:t xml:space="preserve">В СУ такой параметр </w:t>
      </w:r>
      <w:r w:rsidR="00FF2ECB">
        <w:t xml:space="preserve">в карточке товара </w:t>
      </w:r>
      <w:r>
        <w:t xml:space="preserve">есть и используется для товаров, учет которых не ведется в разрезе </w:t>
      </w:r>
      <w:r w:rsidR="00FF2ECB">
        <w:t xml:space="preserve">товарных </w:t>
      </w:r>
      <w:r>
        <w:t>партий</w:t>
      </w:r>
    </w:p>
    <w:p w14:paraId="6EF14C5D" w14:textId="3A0B6B9E" w:rsidR="00FF2ECB" w:rsidRDefault="00FF2ECB">
      <w:pPr>
        <w:pStyle w:val="a5"/>
      </w:pPr>
    </w:p>
    <w:p w14:paraId="632C7286" w14:textId="48B841E6" w:rsidR="00FF2ECB" w:rsidRDefault="00FF2ECB">
      <w:pPr>
        <w:pStyle w:val="a5"/>
      </w:pPr>
      <w:r>
        <w:t>Если смущает данное поле, то можем его здесь удалить</w:t>
      </w:r>
    </w:p>
    <w:p w14:paraId="7B31C20F" w14:textId="77777777" w:rsidR="00FF2ECB" w:rsidRDefault="00FF2ECB">
      <w:pPr>
        <w:pStyle w:val="a5"/>
      </w:pPr>
    </w:p>
    <w:p w14:paraId="4D3805F2" w14:textId="6032999E" w:rsidR="00FF2ECB" w:rsidRPr="00FF2ECB" w:rsidRDefault="00FF2ECB">
      <w:pPr>
        <w:pStyle w:val="a5"/>
      </w:pPr>
      <w:r>
        <w:t xml:space="preserve">В пакете </w:t>
      </w:r>
      <w:r w:rsidRPr="00FF2ECB">
        <w:t>&lt;</w:t>
      </w:r>
      <w:r>
        <w:rPr>
          <w:lang w:val="en-US"/>
        </w:rPr>
        <w:t>sku</w:t>
      </w:r>
      <w:r w:rsidRPr="00FF2ECB">
        <w:t xml:space="preserve">&gt; </w:t>
      </w:r>
      <w:r>
        <w:t>обозначено, как необязательное поле</w:t>
      </w:r>
    </w:p>
  </w:comment>
  <w:comment w:id="13" w:author="Саньков Андрей Николаевич" w:date="2025-12-02T10:01:00Z" w:initials="САН">
    <w:p w14:paraId="136634C2" w14:textId="65ABC7D8" w:rsidR="00795BE1" w:rsidRPr="00F96634" w:rsidRDefault="00795BE1" w:rsidP="00795BE1">
      <w:pPr>
        <w:pStyle w:val="a5"/>
        <w:rPr>
          <w:rFonts w:ascii="Arial" w:hAnsi="Arial"/>
          <w:bCs/>
          <w:sz w:val="32"/>
          <w:szCs w:val="32"/>
          <w:lang w:val="x-none"/>
        </w:rPr>
      </w:pPr>
      <w:r>
        <w:rPr>
          <w:rStyle w:val="a7"/>
        </w:rPr>
        <w:annotationRef/>
      </w:r>
      <w:r>
        <w:t xml:space="preserve">Это дубль пункта </w:t>
      </w:r>
      <w:r>
        <w:t>1.2.1</w:t>
      </w:r>
      <w:r>
        <w:rPr>
          <w:rFonts w:ascii="Arial" w:hAnsi="Arial"/>
          <w:bCs/>
          <w:sz w:val="32"/>
          <w:szCs w:val="32"/>
          <w:lang w:val="x-none"/>
        </w:rPr>
        <w:t xml:space="preserve">  </w:t>
      </w:r>
      <w:r w:rsidRPr="00F96634">
        <w:rPr>
          <w:rFonts w:ascii="Arial" w:hAnsi="Arial"/>
          <w:bCs/>
          <w:sz w:val="32"/>
          <w:szCs w:val="32"/>
          <w:lang w:val="x-none"/>
        </w:rPr>
        <w:t>Информация о товарах и товарных группах</w:t>
      </w:r>
    </w:p>
    <w:p w14:paraId="559313E7" w14:textId="25AE5D3C" w:rsidR="00795BE1" w:rsidRPr="00795BE1" w:rsidRDefault="00795BE1">
      <w:pPr>
        <w:pStyle w:val="a5"/>
        <w:rPr>
          <w:lang w:val="x-none"/>
        </w:rPr>
      </w:pPr>
    </w:p>
  </w:comment>
  <w:comment w:id="14" w:author="Evgeny Strelnikov" w:date="2025-12-02T13:58:00Z" w:initials="ES">
    <w:p w14:paraId="42A08ECA" w14:textId="3685FC97" w:rsidR="00485572" w:rsidRDefault="00485572">
      <w:pPr>
        <w:pStyle w:val="a5"/>
      </w:pPr>
      <w:r>
        <w:rPr>
          <w:rStyle w:val="a7"/>
        </w:rPr>
        <w:annotationRef/>
      </w:r>
      <w:r>
        <w:t>П. 1.2.1 -удалил</w:t>
      </w:r>
    </w:p>
  </w:comment>
  <w:comment w:id="51" w:author="Саньков Андрей Николаевич" w:date="2025-12-02T10:22:00Z" w:initials="САН">
    <w:p w14:paraId="374F51C9" w14:textId="33B4AE55" w:rsidR="00FF22E0" w:rsidRDefault="00FF22E0">
      <w:pPr>
        <w:pStyle w:val="a5"/>
      </w:pPr>
      <w:r>
        <w:rPr>
          <w:rStyle w:val="a7"/>
        </w:rPr>
        <w:annotationRef/>
      </w:r>
      <w:r>
        <w:t>УПАКОВАН</w:t>
      </w:r>
    </w:p>
  </w:comment>
  <w:comment w:id="55" w:author="Саньков Андрей Николаевич" w:date="2025-12-02T10:22:00Z" w:initials="САН">
    <w:p w14:paraId="3590BBA3" w14:textId="69A9A8C9" w:rsidR="00FF22E0" w:rsidRPr="00FF22E0" w:rsidRDefault="00FF22E0">
      <w:pPr>
        <w:pStyle w:val="a5"/>
        <w:rPr>
          <w:lang w:val="en-US"/>
        </w:rPr>
      </w:pPr>
      <w:r>
        <w:rPr>
          <w:rStyle w:val="a7"/>
        </w:rPr>
        <w:annotationRef/>
      </w:r>
      <w:r>
        <w:rPr>
          <w:lang w:val="en-US"/>
        </w:rPr>
        <w:t>Q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03658353" w15:done="0"/>
  <w15:commentEx w15:paraId="4D3805F2" w15:paraIdParent="03658353" w15:done="0"/>
  <w15:commentEx w15:paraId="559313E7" w15:done="0"/>
  <w15:commentEx w15:paraId="42A08ECA" w15:paraIdParent="559313E7" w15:done="0"/>
  <w15:commentEx w15:paraId="374F51C9" w15:done="0"/>
  <w15:commentEx w15:paraId="3590BBA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03658353" w16cid:durableId="2CD96EC2"/>
  <w16cid:commentId w16cid:paraId="4D3805F2" w16cid:durableId="2CD96F0E"/>
  <w16cid:commentId w16cid:paraId="559313E7" w16cid:durableId="14F98A92"/>
  <w16cid:commentId w16cid:paraId="42A08ECA" w16cid:durableId="2CD96EEC"/>
  <w16cid:commentId w16cid:paraId="374F51C9" w16cid:durableId="60E946B4"/>
  <w16cid:commentId w16cid:paraId="3590BBA3" w16cid:durableId="5A17B64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992823" w14:textId="77777777" w:rsidR="0072209F" w:rsidRDefault="0072209F">
      <w:r>
        <w:separator/>
      </w:r>
    </w:p>
  </w:endnote>
  <w:endnote w:type="continuationSeparator" w:id="0">
    <w:p w14:paraId="430B076D" w14:textId="77777777" w:rsidR="0072209F" w:rsidRDefault="007220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CYR">
    <w:altName w:val="Times New Roman"/>
    <w:panose1 w:val="00000000000000000000"/>
    <w:charset w:val="00"/>
    <w:family w:val="roman"/>
    <w:notTrueType/>
    <w:pitch w:val="default"/>
  </w:font>
  <w:font w:name="monospace">
    <w:altName w:val="Calibri"/>
    <w:charset w:val="01"/>
    <w:family w:val="auto"/>
    <w:pitch w:val="default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1DE1C4E" w14:textId="77777777" w:rsidR="00A83F06" w:rsidRDefault="00A83F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</w:rPr>
    </w:pPr>
  </w:p>
  <w:tbl>
    <w:tblPr>
      <w:tblStyle w:val="2a"/>
      <w:tblW w:w="9570" w:type="dxa"/>
      <w:tblInd w:w="0" w:type="dxa"/>
      <w:tblLayout w:type="fixed"/>
      <w:tblLook w:val="0000" w:firstRow="0" w:lastRow="0" w:firstColumn="0" w:lastColumn="0" w:noHBand="0" w:noVBand="0"/>
    </w:tblPr>
    <w:tblGrid>
      <w:gridCol w:w="7901"/>
      <w:gridCol w:w="1669"/>
    </w:tblGrid>
    <w:tr w:rsidR="00A83F06" w14:paraId="3A5A9E4E" w14:textId="77777777">
      <w:tc>
        <w:tcPr>
          <w:tcW w:w="7901" w:type="dxa"/>
          <w:tcBorders>
            <w:top w:val="single" w:sz="8" w:space="0" w:color="000000"/>
          </w:tcBorders>
        </w:tcPr>
        <w:p w14:paraId="50F0BF04" w14:textId="77FA2921" w:rsidR="00A83F06" w:rsidRDefault="00A83F06" w:rsidP="0085753B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color w:val="000000"/>
            </w:rPr>
            <w:t>Документ:</w:t>
          </w:r>
          <w:r w:rsidR="00AE09F1" w:rsidRPr="00AE09F1">
            <w:rPr>
              <w:color w:val="000000"/>
            </w:rPr>
            <w:t xml:space="preserve"> </w:t>
          </w:r>
          <w:r w:rsidR="00AE09F1">
            <w:rPr>
              <w:color w:val="000000"/>
              <w:lang w:val="en-US"/>
            </w:rPr>
            <w:t>DLV</w:t>
          </w:r>
          <w:r>
            <w:rPr>
              <w:color w:val="000000"/>
            </w:rPr>
            <w:t>-DS-GT-001 ТЗМИ (версия 1.0)</w:t>
          </w:r>
        </w:p>
      </w:tc>
      <w:tc>
        <w:tcPr>
          <w:tcW w:w="1669" w:type="dxa"/>
          <w:tcBorders>
            <w:top w:val="single" w:sz="8" w:space="0" w:color="000000"/>
          </w:tcBorders>
        </w:tcPr>
        <w:p w14:paraId="3EDCDEC2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color w:val="000000"/>
            </w:rPr>
            <w:t xml:space="preserve">стр.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3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из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>
            <w:rPr>
              <w:noProof/>
              <w:color w:val="000000"/>
            </w:rPr>
            <w:t>40</w:t>
          </w:r>
          <w:r>
            <w:rPr>
              <w:color w:val="000000"/>
            </w:rPr>
            <w:fldChar w:fldCharType="end"/>
          </w:r>
        </w:p>
      </w:tc>
    </w:tr>
    <w:tr w:rsidR="00A83F06" w14:paraId="30B67FA0" w14:textId="77777777">
      <w:tc>
        <w:tcPr>
          <w:tcW w:w="7901" w:type="dxa"/>
        </w:tcPr>
        <w:p w14:paraId="4177EA68" w14:textId="2855A07A" w:rsidR="00A83F06" w:rsidRPr="00BF3757" w:rsidRDefault="00A83F06" w:rsidP="00BF3757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  <w:lang w:val="en-US"/>
            </w:rPr>
          </w:pPr>
          <w:r>
            <w:rPr>
              <w:color w:val="000000"/>
            </w:rPr>
            <w:t xml:space="preserve">Проект: </w:t>
          </w:r>
          <w:r w:rsidR="00AE09F1">
            <w:rPr>
              <w:color w:val="000000"/>
              <w:lang w:val="en-US"/>
            </w:rPr>
            <w:t>DLV</w:t>
          </w:r>
        </w:p>
      </w:tc>
      <w:tc>
        <w:tcPr>
          <w:tcW w:w="1669" w:type="dxa"/>
        </w:tcPr>
        <w:p w14:paraId="306869FB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</w:p>
      </w:tc>
    </w:tr>
  </w:tbl>
  <w:p w14:paraId="644AF4DD" w14:textId="77777777" w:rsidR="00A83F06" w:rsidRDefault="00A83F06">
    <w:pPr>
      <w:pBdr>
        <w:top w:val="nil"/>
        <w:left w:val="nil"/>
        <w:bottom w:val="nil"/>
        <w:right w:val="nil"/>
        <w:between w:val="nil"/>
      </w:pBdr>
      <w:ind w:right="360"/>
      <w:rPr>
        <w:rFonts w:ascii="Arial" w:eastAsia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F2F12A" w14:textId="77777777" w:rsidR="0072209F" w:rsidRDefault="0072209F">
      <w:r>
        <w:separator/>
      </w:r>
    </w:p>
  </w:footnote>
  <w:footnote w:type="continuationSeparator" w:id="0">
    <w:p w14:paraId="154F8760" w14:textId="77777777" w:rsidR="0072209F" w:rsidRDefault="007220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910824" w14:textId="77777777" w:rsidR="00A83F06" w:rsidRDefault="00A83F06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3a"/>
      <w:tblW w:w="9570" w:type="dxa"/>
      <w:tblInd w:w="0" w:type="dxa"/>
      <w:tblLayout w:type="fixed"/>
      <w:tblLook w:val="0000" w:firstRow="0" w:lastRow="0" w:firstColumn="0" w:lastColumn="0" w:noHBand="0" w:noVBand="0"/>
    </w:tblPr>
    <w:tblGrid>
      <w:gridCol w:w="2523"/>
      <w:gridCol w:w="7047"/>
    </w:tblGrid>
    <w:tr w:rsidR="00A83F06" w14:paraId="3D050EC2" w14:textId="77777777">
      <w:tc>
        <w:tcPr>
          <w:tcW w:w="2523" w:type="dxa"/>
          <w:tcBorders>
            <w:bottom w:val="single" w:sz="8" w:space="0" w:color="000000"/>
          </w:tcBorders>
        </w:tcPr>
        <w:p w14:paraId="15F223EC" w14:textId="77777777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rPr>
              <w:color w:val="000000"/>
            </w:rPr>
          </w:pPr>
          <w:r>
            <w:rPr>
              <w:b/>
              <w:color w:val="000000"/>
            </w:rPr>
            <w:t xml:space="preserve"> </w:t>
          </w:r>
        </w:p>
      </w:tc>
      <w:tc>
        <w:tcPr>
          <w:tcW w:w="7047" w:type="dxa"/>
          <w:tcBorders>
            <w:bottom w:val="single" w:sz="8" w:space="0" w:color="000000"/>
          </w:tcBorders>
        </w:tcPr>
        <w:p w14:paraId="0558DC38" w14:textId="37935B72" w:rsidR="00A83F06" w:rsidRDefault="00A83F06">
          <w:pPr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</w:p>
      </w:tc>
    </w:tr>
  </w:tbl>
  <w:p w14:paraId="06140E15" w14:textId="77777777" w:rsidR="00A83F06" w:rsidRDefault="00A83F06">
    <w:pPr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927C1178"/>
    <w:lvl w:ilvl="0">
      <w:start w:val="1"/>
      <w:numFmt w:val="decimal"/>
      <w:pStyle w:val="Tableeng"/>
      <w:suff w:val="space"/>
      <w:lvlText w:val="%1. 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suff w:val="nothing"/>
      <w:lvlText w:val="%1.%2. "/>
      <w:lvlJc w:val="left"/>
      <w:pPr>
        <w:tabs>
          <w:tab w:val="num" w:pos="0"/>
        </w:tabs>
        <w:ind w:left="426" w:firstLine="0"/>
      </w:pPr>
    </w:lvl>
    <w:lvl w:ilvl="2">
      <w:start w:val="1"/>
      <w:numFmt w:val="decimal"/>
      <w:suff w:val="nothing"/>
      <w:lvlText w:val="%1.%2.%3. "/>
      <w:lvlJc w:val="left"/>
      <w:pPr>
        <w:tabs>
          <w:tab w:val="num" w:pos="0"/>
        </w:tabs>
        <w:ind w:left="851" w:firstLine="0"/>
      </w:pPr>
      <w:rPr>
        <w:rFonts w:ascii="Arial" w:hAnsi="Arial" w:cs="Arial" w:hint="default"/>
        <w:b/>
        <w:bCs/>
        <w:sz w:val="32"/>
        <w:szCs w:val="32"/>
        <w:lang w:val="x-none" w:eastAsia="x-none" w:bidi="x-none"/>
      </w:rPr>
    </w:lvl>
    <w:lvl w:ilvl="3">
      <w:start w:val="1"/>
      <w:numFmt w:val="decimal"/>
      <w:suff w:val="nothing"/>
      <w:lvlText w:val="%1.%2.%3.%4 "/>
      <w:lvlJc w:val="left"/>
      <w:pPr>
        <w:tabs>
          <w:tab w:val="num" w:pos="-142"/>
        </w:tabs>
        <w:ind w:left="851" w:firstLine="0"/>
      </w:pPr>
      <w:rPr>
        <w:sz w:val="24"/>
        <w:szCs w:val="28"/>
      </w:r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3"/>
    <w:multiLevelType w:val="singleLevel"/>
    <w:tmpl w:val="00000003"/>
    <w:name w:val="WW8Num6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color w:val="000000"/>
      </w:rPr>
    </w:lvl>
  </w:abstractNum>
  <w:abstractNum w:abstractNumId="2" w15:restartNumberingAfterBreak="0">
    <w:nsid w:val="00000008"/>
    <w:multiLevelType w:val="singleLevel"/>
    <w:tmpl w:val="00000008"/>
    <w:name w:val="WW8Num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</w:rPr>
    </w:lvl>
  </w:abstractNum>
  <w:abstractNum w:abstractNumId="3" w15:restartNumberingAfterBreak="0">
    <w:nsid w:val="00000009"/>
    <w:multiLevelType w:val="singleLevel"/>
    <w:tmpl w:val="00000009"/>
    <w:name w:val="WW8Num13"/>
    <w:lvl w:ilvl="0">
      <w:start w:val="1"/>
      <w:numFmt w:val="bullet"/>
      <w:lvlText w:val=""/>
      <w:lvlJc w:val="left"/>
      <w:pPr>
        <w:tabs>
          <w:tab w:val="num" w:pos="1031"/>
        </w:tabs>
        <w:ind w:left="1031" w:hanging="360"/>
      </w:pPr>
      <w:rPr>
        <w:rFonts w:ascii="Symbol" w:hAnsi="Symbol" w:cs="Symbol"/>
      </w:rPr>
    </w:lvl>
  </w:abstractNum>
  <w:abstractNum w:abstractNumId="4" w15:restartNumberingAfterBreak="0">
    <w:nsid w:val="0000000B"/>
    <w:multiLevelType w:val="singleLevel"/>
    <w:tmpl w:val="0000000B"/>
    <w:name w:val="WW8Num16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/>
      </w:rPr>
    </w:lvl>
  </w:abstractNum>
  <w:abstractNum w:abstractNumId="5" w15:restartNumberingAfterBreak="0">
    <w:nsid w:val="0000000E"/>
    <w:multiLevelType w:val="multilevel"/>
    <w:tmpl w:val="0000000E"/>
    <w:name w:val="WW8Num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0000000F"/>
    <w:multiLevelType w:val="singleLevel"/>
    <w:tmpl w:val="0000000F"/>
    <w:name w:val="WW8Num2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color w:val="000000"/>
      </w:rPr>
    </w:lvl>
  </w:abstractNum>
  <w:abstractNum w:abstractNumId="7" w15:restartNumberingAfterBreak="0">
    <w:nsid w:val="00000010"/>
    <w:multiLevelType w:val="singleLevel"/>
    <w:tmpl w:val="00000010"/>
    <w:name w:val="WW8Num22"/>
    <w:lvl w:ilvl="0">
      <w:start w:val="1"/>
      <w:numFmt w:val="bullet"/>
      <w:lvlText w:val=""/>
      <w:lvlJc w:val="left"/>
      <w:pPr>
        <w:tabs>
          <w:tab w:val="num" w:pos="0"/>
        </w:tabs>
        <w:ind w:left="760" w:hanging="360"/>
      </w:pPr>
      <w:rPr>
        <w:rFonts w:ascii="Symbol" w:hAnsi="Symbol" w:cs="Symbol" w:hint="default"/>
      </w:rPr>
    </w:lvl>
  </w:abstractNum>
  <w:abstractNum w:abstractNumId="8" w15:restartNumberingAfterBreak="0">
    <w:nsid w:val="00000011"/>
    <w:multiLevelType w:val="singleLevel"/>
    <w:tmpl w:val="00000011"/>
    <w:name w:val="WW8Num23"/>
    <w:lvl w:ilvl="0">
      <w:start w:val="1"/>
      <w:numFmt w:val="bullet"/>
      <w:lvlText w:val=""/>
      <w:lvlJc w:val="left"/>
      <w:pPr>
        <w:tabs>
          <w:tab w:val="num" w:pos="0"/>
        </w:tabs>
        <w:ind w:left="1287" w:hanging="360"/>
      </w:pPr>
      <w:rPr>
        <w:rFonts w:ascii="Symbol" w:hAnsi="Symbol" w:cs="Symbol" w:hint="default"/>
      </w:rPr>
    </w:lvl>
  </w:abstractNum>
  <w:abstractNum w:abstractNumId="9" w15:restartNumberingAfterBreak="0">
    <w:nsid w:val="00000014"/>
    <w:multiLevelType w:val="multilevel"/>
    <w:tmpl w:val="00000014"/>
    <w:name w:val="WWNum28"/>
    <w:lvl w:ilvl="0">
      <w:start w:val="1"/>
      <w:numFmt w:val="decimal"/>
      <w:lvlText w:val="Рис. %1."/>
      <w:lvlJc w:val="center"/>
      <w:pPr>
        <w:tabs>
          <w:tab w:val="num" w:pos="0"/>
        </w:tabs>
        <w:ind w:left="720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color w:val="000000"/>
        <w:spacing w:val="0"/>
        <w:w w:val="100"/>
        <w:kern w:val="0"/>
        <w:position w:val="0"/>
        <w:sz w:val="0"/>
        <w:szCs w:val="0"/>
        <w:u w:val="none" w:color="000000"/>
        <w:effect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00000015"/>
    <w:multiLevelType w:val="multilevel"/>
    <w:tmpl w:val="00000015"/>
    <w:lvl w:ilvl="0">
      <w:start w:val="1"/>
      <w:numFmt w:val="decimal"/>
      <w:suff w:val="space"/>
      <w:lvlText w:val="Рисунок %1."/>
      <w:lvlJc w:val="left"/>
      <w:pPr>
        <w:tabs>
          <w:tab w:val="num" w:pos="0"/>
        </w:tabs>
        <w:ind w:left="720" w:hanging="360"/>
      </w:pPr>
      <w:rPr>
        <w:b w:val="0"/>
        <w:i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1" w15:restartNumberingAfterBreak="0">
    <w:nsid w:val="00000017"/>
    <w:multiLevelType w:val="multilevel"/>
    <w:tmpl w:val="00000017"/>
    <w:name w:val="WWNum12"/>
    <w:lvl w:ilvl="0">
      <w:start w:val="1"/>
      <w:numFmt w:val="decimal"/>
      <w:lvlText w:val="Таблица %1."/>
      <w:lvlJc w:val="right"/>
      <w:pPr>
        <w:tabs>
          <w:tab w:val="num" w:pos="4035"/>
        </w:tabs>
        <w:ind w:left="4755" w:hanging="360"/>
      </w:pPr>
      <w:rPr>
        <w:b w:val="0"/>
        <w:i/>
        <w:lang w:val="ru-RU"/>
      </w:rPr>
    </w:lvl>
    <w:lvl w:ilvl="1">
      <w:start w:val="1"/>
      <w:numFmt w:val="lowerLetter"/>
      <w:lvlText w:val="%2."/>
      <w:lvlJc w:val="left"/>
      <w:pPr>
        <w:tabs>
          <w:tab w:val="num" w:pos="4035"/>
        </w:tabs>
        <w:ind w:left="5475" w:hanging="360"/>
      </w:pPr>
    </w:lvl>
    <w:lvl w:ilvl="2">
      <w:start w:val="1"/>
      <w:numFmt w:val="lowerRoman"/>
      <w:lvlText w:val="%3."/>
      <w:lvlJc w:val="right"/>
      <w:pPr>
        <w:tabs>
          <w:tab w:val="num" w:pos="4035"/>
        </w:tabs>
        <w:ind w:left="6195" w:hanging="180"/>
      </w:pPr>
    </w:lvl>
    <w:lvl w:ilvl="3">
      <w:start w:val="1"/>
      <w:numFmt w:val="decimal"/>
      <w:lvlText w:val="%4."/>
      <w:lvlJc w:val="left"/>
      <w:pPr>
        <w:tabs>
          <w:tab w:val="num" w:pos="4035"/>
        </w:tabs>
        <w:ind w:left="6915" w:hanging="360"/>
      </w:pPr>
    </w:lvl>
    <w:lvl w:ilvl="4">
      <w:start w:val="1"/>
      <w:numFmt w:val="lowerLetter"/>
      <w:lvlText w:val="%5."/>
      <w:lvlJc w:val="left"/>
      <w:pPr>
        <w:tabs>
          <w:tab w:val="num" w:pos="4035"/>
        </w:tabs>
        <w:ind w:left="7635" w:hanging="360"/>
      </w:pPr>
    </w:lvl>
    <w:lvl w:ilvl="5">
      <w:start w:val="1"/>
      <w:numFmt w:val="lowerRoman"/>
      <w:lvlText w:val="%6."/>
      <w:lvlJc w:val="right"/>
      <w:pPr>
        <w:tabs>
          <w:tab w:val="num" w:pos="4035"/>
        </w:tabs>
        <w:ind w:left="8355" w:hanging="180"/>
      </w:pPr>
    </w:lvl>
    <w:lvl w:ilvl="6">
      <w:start w:val="1"/>
      <w:numFmt w:val="decimal"/>
      <w:lvlText w:val="%7."/>
      <w:lvlJc w:val="left"/>
      <w:pPr>
        <w:tabs>
          <w:tab w:val="num" w:pos="4035"/>
        </w:tabs>
        <w:ind w:left="9075" w:hanging="360"/>
      </w:pPr>
    </w:lvl>
    <w:lvl w:ilvl="7">
      <w:start w:val="1"/>
      <w:numFmt w:val="lowerLetter"/>
      <w:lvlText w:val="%8."/>
      <w:lvlJc w:val="left"/>
      <w:pPr>
        <w:tabs>
          <w:tab w:val="num" w:pos="4035"/>
        </w:tabs>
        <w:ind w:left="9795" w:hanging="360"/>
      </w:pPr>
    </w:lvl>
    <w:lvl w:ilvl="8">
      <w:start w:val="1"/>
      <w:numFmt w:val="lowerRoman"/>
      <w:lvlText w:val="%9."/>
      <w:lvlJc w:val="right"/>
      <w:pPr>
        <w:tabs>
          <w:tab w:val="num" w:pos="4035"/>
        </w:tabs>
        <w:ind w:left="10515" w:hanging="180"/>
      </w:pPr>
    </w:lvl>
  </w:abstractNum>
  <w:abstractNum w:abstractNumId="12" w15:restartNumberingAfterBreak="0">
    <w:nsid w:val="00000018"/>
    <w:multiLevelType w:val="multilevel"/>
    <w:tmpl w:val="00000018"/>
    <w:name w:val="WW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  <w:rPr>
        <w:b/>
        <w:bCs/>
      </w:r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13" w15:restartNumberingAfterBreak="0">
    <w:nsid w:val="00000019"/>
    <w:multiLevelType w:val="multilevel"/>
    <w:tmpl w:val="00000019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4" w15:restartNumberingAfterBreak="0">
    <w:nsid w:val="01FD67C2"/>
    <w:multiLevelType w:val="multilevel"/>
    <w:tmpl w:val="0752220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sz w:val="36"/>
        <w:szCs w:val="36"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020777D3"/>
    <w:multiLevelType w:val="hybridMultilevel"/>
    <w:tmpl w:val="C6E0021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77C4D4E">
      <w:numFmt w:val="bullet"/>
      <w:lvlText w:val="•"/>
      <w:lvlJc w:val="left"/>
      <w:pPr>
        <w:ind w:left="2367" w:hanging="720"/>
      </w:pPr>
      <w:rPr>
        <w:rFonts w:ascii="Times New Roman" w:eastAsia="Times New Roman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 w15:restartNumberingAfterBreak="0">
    <w:nsid w:val="07D23A43"/>
    <w:multiLevelType w:val="multilevel"/>
    <w:tmpl w:val="38462FC0"/>
    <w:lvl w:ilvl="0">
      <w:start w:val="1"/>
      <w:numFmt w:val="decimal"/>
      <w:lvlText w:val="%1. "/>
      <w:lvlJc w:val="left"/>
      <w:pPr>
        <w:ind w:left="0" w:firstLine="0"/>
      </w:pPr>
      <w:rPr>
        <w:rFonts w:hint="default"/>
        <w:b/>
        <w:bCs/>
        <w:vertAlign w:val="baseline"/>
      </w:rPr>
    </w:lvl>
    <w:lvl w:ilvl="1">
      <w:start w:val="1"/>
      <w:numFmt w:val="decimal"/>
      <w:lvlText w:val="%1.%2. "/>
      <w:lvlJc w:val="left"/>
      <w:pPr>
        <w:ind w:left="0" w:firstLine="0"/>
      </w:pPr>
      <w:rPr>
        <w:rFonts w:hint="default"/>
        <w:vertAlign w:val="baseline"/>
      </w:rPr>
    </w:lvl>
    <w:lvl w:ilvl="2">
      <w:start w:val="1"/>
      <w:numFmt w:val="decimal"/>
      <w:suff w:val="space"/>
      <w:lvlText w:val="%1.%2.%3. "/>
      <w:lvlJc w:val="left"/>
      <w:pPr>
        <w:ind w:left="0" w:firstLine="0"/>
      </w:pPr>
      <w:rPr>
        <w:rFonts w:ascii="Arial" w:eastAsia="Arial" w:hAnsi="Arial" w:cs="Arial" w:hint="default"/>
        <w:b/>
        <w:sz w:val="32"/>
        <w:szCs w:val="32"/>
        <w:vertAlign w:val="baseline"/>
      </w:rPr>
    </w:lvl>
    <w:lvl w:ilvl="3">
      <w:start w:val="1"/>
      <w:numFmt w:val="decimal"/>
      <w:suff w:val="space"/>
      <w:lvlText w:val="%1.%2.%3.%4 "/>
      <w:lvlJc w:val="left"/>
      <w:pPr>
        <w:ind w:left="0" w:firstLine="0"/>
      </w:pPr>
      <w:rPr>
        <w:rFonts w:hint="default"/>
        <w:sz w:val="24"/>
        <w:szCs w:val="24"/>
        <w:vertAlign w:val="baseline"/>
      </w:rPr>
    </w:lvl>
    <w:lvl w:ilvl="4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5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6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7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  <w:lvl w:ilvl="8">
      <w:start w:val="1"/>
      <w:numFmt w:val="decimal"/>
      <w:lvlText w:val=""/>
      <w:lvlJc w:val="left"/>
      <w:pPr>
        <w:ind w:left="0" w:firstLine="0"/>
      </w:pPr>
      <w:rPr>
        <w:rFonts w:hint="default"/>
        <w:vertAlign w:val="baseline"/>
      </w:rPr>
    </w:lvl>
  </w:abstractNum>
  <w:abstractNum w:abstractNumId="17" w15:restartNumberingAfterBreak="0">
    <w:nsid w:val="08D92D0B"/>
    <w:multiLevelType w:val="multilevel"/>
    <w:tmpl w:val="63D2EA1A"/>
    <w:lvl w:ilvl="0">
      <w:start w:val="1"/>
      <w:numFmt w:val="bullet"/>
      <w:pStyle w:val="UtraceImage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8" w15:restartNumberingAfterBreak="0">
    <w:nsid w:val="0EB85B24"/>
    <w:multiLevelType w:val="hybridMultilevel"/>
    <w:tmpl w:val="6D7A72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F7702C4"/>
    <w:multiLevelType w:val="hybridMultilevel"/>
    <w:tmpl w:val="8D207F24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0" w15:restartNumberingAfterBreak="0">
    <w:nsid w:val="1A5323B1"/>
    <w:multiLevelType w:val="hybridMultilevel"/>
    <w:tmpl w:val="E4BCA6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21374FC"/>
    <w:multiLevelType w:val="hybridMultilevel"/>
    <w:tmpl w:val="80F83A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CE1160"/>
    <w:multiLevelType w:val="multilevel"/>
    <w:tmpl w:val="A606C6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3" w15:restartNumberingAfterBreak="0">
    <w:nsid w:val="278E3952"/>
    <w:multiLevelType w:val="hybridMultilevel"/>
    <w:tmpl w:val="B1F0F5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8847C7D"/>
    <w:multiLevelType w:val="hybridMultilevel"/>
    <w:tmpl w:val="553C5C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A0B1AC3"/>
    <w:multiLevelType w:val="hybridMultilevel"/>
    <w:tmpl w:val="BF3285A0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26" w15:restartNumberingAfterBreak="0">
    <w:nsid w:val="2BC86571"/>
    <w:multiLevelType w:val="hybridMultilevel"/>
    <w:tmpl w:val="EFBA4F6C"/>
    <w:lvl w:ilvl="0" w:tplc="04190001">
      <w:start w:val="1"/>
      <w:numFmt w:val="bullet"/>
      <w:lvlText w:val=""/>
      <w:lvlJc w:val="left"/>
      <w:pPr>
        <w:ind w:left="98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27" w15:restartNumberingAfterBreak="0">
    <w:nsid w:val="3B347580"/>
    <w:multiLevelType w:val="hybridMultilevel"/>
    <w:tmpl w:val="87CAC78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BF56FF0"/>
    <w:multiLevelType w:val="multilevel"/>
    <w:tmpl w:val="4A981F6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29" w15:restartNumberingAfterBreak="0">
    <w:nsid w:val="420C7B62"/>
    <w:multiLevelType w:val="multilevel"/>
    <w:tmpl w:val="4BF090D0"/>
    <w:lvl w:ilvl="0">
      <w:start w:val="1"/>
      <w:numFmt w:val="bullet"/>
      <w:lvlText w:val="●"/>
      <w:lvlJc w:val="left"/>
      <w:pPr>
        <w:ind w:left="1287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2007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727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447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4167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887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607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6327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7047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0" w15:restartNumberingAfterBreak="0">
    <w:nsid w:val="477F1D0D"/>
    <w:multiLevelType w:val="multilevel"/>
    <w:tmpl w:val="5F1C2D06"/>
    <w:lvl w:ilvl="0">
      <w:start w:val="1"/>
      <w:numFmt w:val="decimal"/>
      <w:lvlText w:val="%1"/>
      <w:lvlJc w:val="left"/>
      <w:pPr>
        <w:ind w:left="1287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1" w15:restartNumberingAfterBreak="0">
    <w:nsid w:val="4F7C02D5"/>
    <w:multiLevelType w:val="multilevel"/>
    <w:tmpl w:val="B48E486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32" w15:restartNumberingAfterBreak="0">
    <w:nsid w:val="50562BBD"/>
    <w:multiLevelType w:val="hybridMultilevel"/>
    <w:tmpl w:val="65C000B6"/>
    <w:lvl w:ilvl="0" w:tplc="041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33" w15:restartNumberingAfterBreak="0">
    <w:nsid w:val="5758074C"/>
    <w:multiLevelType w:val="multilevel"/>
    <w:tmpl w:val="2DE4D7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4" w15:restartNumberingAfterBreak="0">
    <w:nsid w:val="609C7EDB"/>
    <w:multiLevelType w:val="hybridMultilevel"/>
    <w:tmpl w:val="5E0C8A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F9326C"/>
    <w:multiLevelType w:val="hybridMultilevel"/>
    <w:tmpl w:val="AB16D6BC"/>
    <w:lvl w:ilvl="0" w:tplc="709A3390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6" w15:restartNumberingAfterBreak="0">
    <w:nsid w:val="75D300D1"/>
    <w:multiLevelType w:val="hybridMultilevel"/>
    <w:tmpl w:val="0DBC4FD8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7" w15:restartNumberingAfterBreak="0">
    <w:nsid w:val="7E2C20F2"/>
    <w:multiLevelType w:val="multilevel"/>
    <w:tmpl w:val="5C78B9D8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hint="default"/>
      </w:rPr>
    </w:lvl>
  </w:abstractNum>
  <w:abstractNum w:abstractNumId="38" w15:restartNumberingAfterBreak="0">
    <w:nsid w:val="7F4C56AD"/>
    <w:multiLevelType w:val="multilevel"/>
    <w:tmpl w:val="CAF4876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>
    <w:abstractNumId w:val="22"/>
  </w:num>
  <w:num w:numId="2">
    <w:abstractNumId w:val="30"/>
  </w:num>
  <w:num w:numId="3">
    <w:abstractNumId w:val="38"/>
  </w:num>
  <w:num w:numId="4">
    <w:abstractNumId w:val="33"/>
  </w:num>
  <w:num w:numId="5">
    <w:abstractNumId w:val="16"/>
  </w:num>
  <w:num w:numId="6">
    <w:abstractNumId w:val="31"/>
  </w:num>
  <w:num w:numId="7">
    <w:abstractNumId w:val="28"/>
  </w:num>
  <w:num w:numId="8">
    <w:abstractNumId w:val="17"/>
  </w:num>
  <w:num w:numId="9">
    <w:abstractNumId w:val="29"/>
  </w:num>
  <w:num w:numId="10">
    <w:abstractNumId w:val="0"/>
  </w:num>
  <w:num w:numId="11">
    <w:abstractNumId w:val="25"/>
  </w:num>
  <w:num w:numId="12">
    <w:abstractNumId w:val="26"/>
  </w:num>
  <w:num w:numId="13">
    <w:abstractNumId w:val="32"/>
  </w:num>
  <w:num w:numId="14">
    <w:abstractNumId w:val="2"/>
  </w:num>
  <w:num w:numId="15">
    <w:abstractNumId w:val="8"/>
  </w:num>
  <w:num w:numId="16">
    <w:abstractNumId w:val="1"/>
  </w:num>
  <w:num w:numId="17">
    <w:abstractNumId w:val="4"/>
  </w:num>
  <w:num w:numId="18">
    <w:abstractNumId w:val="7"/>
  </w:num>
  <w:num w:numId="19">
    <w:abstractNumId w:val="6"/>
  </w:num>
  <w:num w:numId="20">
    <w:abstractNumId w:val="15"/>
  </w:num>
  <w:num w:numId="21">
    <w:abstractNumId w:val="3"/>
  </w:num>
  <w:num w:numId="22">
    <w:abstractNumId w:val="23"/>
  </w:num>
  <w:num w:numId="23">
    <w:abstractNumId w:val="27"/>
  </w:num>
  <w:num w:numId="24">
    <w:abstractNumId w:val="34"/>
  </w:num>
  <w:num w:numId="25">
    <w:abstractNumId w:val="10"/>
  </w:num>
  <w:num w:numId="26">
    <w:abstractNumId w:val="13"/>
  </w:num>
  <w:num w:numId="27">
    <w:abstractNumId w:val="19"/>
  </w:num>
  <w:num w:numId="28">
    <w:abstractNumId w:val="35"/>
  </w:num>
  <w:num w:numId="29">
    <w:abstractNumId w:val="18"/>
  </w:num>
  <w:num w:numId="30">
    <w:abstractNumId w:val="14"/>
  </w:num>
  <w:num w:numId="31">
    <w:abstractNumId w:val="24"/>
  </w:num>
  <w:num w:numId="32">
    <w:abstractNumId w:val="21"/>
  </w:num>
  <w:num w:numId="33">
    <w:abstractNumId w:val="36"/>
  </w:num>
  <w:num w:numId="34">
    <w:abstractNumId w:val="20"/>
  </w:num>
  <w:num w:numId="35">
    <w:abstractNumId w:val="37"/>
  </w:num>
  <w:numIdMacAtCleanup w:val="2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Evgeny Strelnikov">
    <w15:presenceInfo w15:providerId="Windows Live" w15:userId="8dafb63d16da71e3"/>
  </w15:person>
  <w15:person w15:author="Саньков Андрей Николаевич">
    <w15:presenceInfo w15:providerId="AD" w15:userId="S-1-5-21-2975557973-864886988-489256757-121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mirrorMargin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7D42"/>
    <w:rsid w:val="000017FC"/>
    <w:rsid w:val="00006845"/>
    <w:rsid w:val="00013CD9"/>
    <w:rsid w:val="0002082B"/>
    <w:rsid w:val="00022FD6"/>
    <w:rsid w:val="00025A48"/>
    <w:rsid w:val="00036767"/>
    <w:rsid w:val="00054F1E"/>
    <w:rsid w:val="000629E2"/>
    <w:rsid w:val="000672F5"/>
    <w:rsid w:val="00067EAD"/>
    <w:rsid w:val="00072FBF"/>
    <w:rsid w:val="00075FAD"/>
    <w:rsid w:val="00084C8C"/>
    <w:rsid w:val="00091F84"/>
    <w:rsid w:val="0009253B"/>
    <w:rsid w:val="000976BC"/>
    <w:rsid w:val="000A266C"/>
    <w:rsid w:val="000A26D7"/>
    <w:rsid w:val="000A40DF"/>
    <w:rsid w:val="000C2A1A"/>
    <w:rsid w:val="000C7638"/>
    <w:rsid w:val="000D101E"/>
    <w:rsid w:val="000E55EE"/>
    <w:rsid w:val="000E7CEA"/>
    <w:rsid w:val="000F1195"/>
    <w:rsid w:val="000F2AC8"/>
    <w:rsid w:val="00107099"/>
    <w:rsid w:val="00112668"/>
    <w:rsid w:val="00112E6B"/>
    <w:rsid w:val="00124DD6"/>
    <w:rsid w:val="00130E26"/>
    <w:rsid w:val="0013101D"/>
    <w:rsid w:val="00132F3E"/>
    <w:rsid w:val="0014017F"/>
    <w:rsid w:val="00143FBD"/>
    <w:rsid w:val="00146D8F"/>
    <w:rsid w:val="001574EC"/>
    <w:rsid w:val="001623ED"/>
    <w:rsid w:val="00163F4F"/>
    <w:rsid w:val="00165255"/>
    <w:rsid w:val="001655E7"/>
    <w:rsid w:val="0017111D"/>
    <w:rsid w:val="00177C45"/>
    <w:rsid w:val="0018587C"/>
    <w:rsid w:val="00186E37"/>
    <w:rsid w:val="001925E8"/>
    <w:rsid w:val="00193F34"/>
    <w:rsid w:val="001A31DF"/>
    <w:rsid w:val="001B3D6C"/>
    <w:rsid w:val="001C4724"/>
    <w:rsid w:val="001D228E"/>
    <w:rsid w:val="001E2153"/>
    <w:rsid w:val="001E6D67"/>
    <w:rsid w:val="00201114"/>
    <w:rsid w:val="0021651A"/>
    <w:rsid w:val="00225210"/>
    <w:rsid w:val="00227D9D"/>
    <w:rsid w:val="00240F04"/>
    <w:rsid w:val="002436E2"/>
    <w:rsid w:val="00244BAC"/>
    <w:rsid w:val="0025372D"/>
    <w:rsid w:val="002541B2"/>
    <w:rsid w:val="0025665C"/>
    <w:rsid w:val="0025691C"/>
    <w:rsid w:val="00257116"/>
    <w:rsid w:val="002712C4"/>
    <w:rsid w:val="002717D6"/>
    <w:rsid w:val="0028045E"/>
    <w:rsid w:val="00282295"/>
    <w:rsid w:val="00282D36"/>
    <w:rsid w:val="00287E3D"/>
    <w:rsid w:val="002A1BD1"/>
    <w:rsid w:val="002A427F"/>
    <w:rsid w:val="002A491F"/>
    <w:rsid w:val="002A539D"/>
    <w:rsid w:val="002A6B38"/>
    <w:rsid w:val="002B0D7A"/>
    <w:rsid w:val="002B65A1"/>
    <w:rsid w:val="002C1EBE"/>
    <w:rsid w:val="002D0F27"/>
    <w:rsid w:val="002D2236"/>
    <w:rsid w:val="002D57E1"/>
    <w:rsid w:val="002D6D33"/>
    <w:rsid w:val="002F1152"/>
    <w:rsid w:val="002F21E4"/>
    <w:rsid w:val="002F2F02"/>
    <w:rsid w:val="002F6388"/>
    <w:rsid w:val="002F7A0A"/>
    <w:rsid w:val="002F7D42"/>
    <w:rsid w:val="00304242"/>
    <w:rsid w:val="003128DB"/>
    <w:rsid w:val="00325653"/>
    <w:rsid w:val="00336109"/>
    <w:rsid w:val="00341D6C"/>
    <w:rsid w:val="0034504E"/>
    <w:rsid w:val="00350A70"/>
    <w:rsid w:val="00351651"/>
    <w:rsid w:val="00361C28"/>
    <w:rsid w:val="0038118A"/>
    <w:rsid w:val="003835DD"/>
    <w:rsid w:val="00393CB8"/>
    <w:rsid w:val="003A67C1"/>
    <w:rsid w:val="003B1685"/>
    <w:rsid w:val="003C01B1"/>
    <w:rsid w:val="003D181F"/>
    <w:rsid w:val="003D3EE0"/>
    <w:rsid w:val="003D7452"/>
    <w:rsid w:val="003E2618"/>
    <w:rsid w:val="003E3A1D"/>
    <w:rsid w:val="003E62E8"/>
    <w:rsid w:val="003E67D8"/>
    <w:rsid w:val="003E6EB3"/>
    <w:rsid w:val="003F0E51"/>
    <w:rsid w:val="003F1F2A"/>
    <w:rsid w:val="003F25B4"/>
    <w:rsid w:val="003F7CB9"/>
    <w:rsid w:val="00400087"/>
    <w:rsid w:val="00412B9F"/>
    <w:rsid w:val="00415157"/>
    <w:rsid w:val="0041581A"/>
    <w:rsid w:val="0041756A"/>
    <w:rsid w:val="004247C0"/>
    <w:rsid w:val="0043521B"/>
    <w:rsid w:val="00436252"/>
    <w:rsid w:val="00436E1D"/>
    <w:rsid w:val="00444488"/>
    <w:rsid w:val="0047192D"/>
    <w:rsid w:val="004825A2"/>
    <w:rsid w:val="00485572"/>
    <w:rsid w:val="0048645C"/>
    <w:rsid w:val="00495EAF"/>
    <w:rsid w:val="004A4ED6"/>
    <w:rsid w:val="004B29A5"/>
    <w:rsid w:val="004B65C3"/>
    <w:rsid w:val="004C1983"/>
    <w:rsid w:val="004C202B"/>
    <w:rsid w:val="004C6AA1"/>
    <w:rsid w:val="004D0F5C"/>
    <w:rsid w:val="004E3CC7"/>
    <w:rsid w:val="004E6EC8"/>
    <w:rsid w:val="004F3890"/>
    <w:rsid w:val="004F667D"/>
    <w:rsid w:val="00503430"/>
    <w:rsid w:val="0050533C"/>
    <w:rsid w:val="0052146B"/>
    <w:rsid w:val="005217BD"/>
    <w:rsid w:val="00523F52"/>
    <w:rsid w:val="005268FC"/>
    <w:rsid w:val="00531F52"/>
    <w:rsid w:val="00534D91"/>
    <w:rsid w:val="005423BD"/>
    <w:rsid w:val="005425FA"/>
    <w:rsid w:val="0054664F"/>
    <w:rsid w:val="00555548"/>
    <w:rsid w:val="00555845"/>
    <w:rsid w:val="00556E62"/>
    <w:rsid w:val="00557296"/>
    <w:rsid w:val="0058448F"/>
    <w:rsid w:val="00585AE2"/>
    <w:rsid w:val="00585CDA"/>
    <w:rsid w:val="0059064A"/>
    <w:rsid w:val="00592F40"/>
    <w:rsid w:val="0059320A"/>
    <w:rsid w:val="00594A33"/>
    <w:rsid w:val="005B39BC"/>
    <w:rsid w:val="005B6DEC"/>
    <w:rsid w:val="005C0032"/>
    <w:rsid w:val="005C2892"/>
    <w:rsid w:val="005D3548"/>
    <w:rsid w:val="005E4BC0"/>
    <w:rsid w:val="005E511E"/>
    <w:rsid w:val="005F0735"/>
    <w:rsid w:val="005F4F60"/>
    <w:rsid w:val="00600802"/>
    <w:rsid w:val="006030FF"/>
    <w:rsid w:val="006061AD"/>
    <w:rsid w:val="00612934"/>
    <w:rsid w:val="00623841"/>
    <w:rsid w:val="00623BD5"/>
    <w:rsid w:val="006248B5"/>
    <w:rsid w:val="006318FB"/>
    <w:rsid w:val="00637EC8"/>
    <w:rsid w:val="00641E49"/>
    <w:rsid w:val="0064656A"/>
    <w:rsid w:val="00651DE2"/>
    <w:rsid w:val="00653AAE"/>
    <w:rsid w:val="00655DEA"/>
    <w:rsid w:val="00657F54"/>
    <w:rsid w:val="006652B5"/>
    <w:rsid w:val="00667EE6"/>
    <w:rsid w:val="00671B6B"/>
    <w:rsid w:val="00672C03"/>
    <w:rsid w:val="00673529"/>
    <w:rsid w:val="00677F4B"/>
    <w:rsid w:val="00684DC8"/>
    <w:rsid w:val="006874F4"/>
    <w:rsid w:val="00697D86"/>
    <w:rsid w:val="006A22E8"/>
    <w:rsid w:val="006B7ED2"/>
    <w:rsid w:val="006C0055"/>
    <w:rsid w:val="006C4DE6"/>
    <w:rsid w:val="006D1056"/>
    <w:rsid w:val="006D3CBC"/>
    <w:rsid w:val="006D4FE7"/>
    <w:rsid w:val="006E3157"/>
    <w:rsid w:val="006E6E23"/>
    <w:rsid w:val="006F1BF0"/>
    <w:rsid w:val="006F2D68"/>
    <w:rsid w:val="006F5B0C"/>
    <w:rsid w:val="006F7F53"/>
    <w:rsid w:val="00700BB3"/>
    <w:rsid w:val="0070135E"/>
    <w:rsid w:val="00703A15"/>
    <w:rsid w:val="00705260"/>
    <w:rsid w:val="00706E70"/>
    <w:rsid w:val="0071099C"/>
    <w:rsid w:val="0071468A"/>
    <w:rsid w:val="00716F1D"/>
    <w:rsid w:val="0072209F"/>
    <w:rsid w:val="00726F7D"/>
    <w:rsid w:val="007453EE"/>
    <w:rsid w:val="00750352"/>
    <w:rsid w:val="00750775"/>
    <w:rsid w:val="0075368F"/>
    <w:rsid w:val="00754899"/>
    <w:rsid w:val="007603F3"/>
    <w:rsid w:val="00766D5C"/>
    <w:rsid w:val="007703F5"/>
    <w:rsid w:val="007755F3"/>
    <w:rsid w:val="00781F97"/>
    <w:rsid w:val="007823C7"/>
    <w:rsid w:val="00795BE1"/>
    <w:rsid w:val="00797295"/>
    <w:rsid w:val="007A1FBE"/>
    <w:rsid w:val="007A6403"/>
    <w:rsid w:val="007B2ED5"/>
    <w:rsid w:val="007D0458"/>
    <w:rsid w:val="007D6E5D"/>
    <w:rsid w:val="007E3B68"/>
    <w:rsid w:val="007E7710"/>
    <w:rsid w:val="007F29AC"/>
    <w:rsid w:val="007F48F7"/>
    <w:rsid w:val="00803BCA"/>
    <w:rsid w:val="00811472"/>
    <w:rsid w:val="00815E3B"/>
    <w:rsid w:val="0082624F"/>
    <w:rsid w:val="0083119F"/>
    <w:rsid w:val="00831C4C"/>
    <w:rsid w:val="00845AAB"/>
    <w:rsid w:val="00845BA5"/>
    <w:rsid w:val="008543E8"/>
    <w:rsid w:val="00856C34"/>
    <w:rsid w:val="0085753B"/>
    <w:rsid w:val="00865155"/>
    <w:rsid w:val="00867C5A"/>
    <w:rsid w:val="00870779"/>
    <w:rsid w:val="008708A1"/>
    <w:rsid w:val="008816B7"/>
    <w:rsid w:val="00884963"/>
    <w:rsid w:val="00884C8C"/>
    <w:rsid w:val="00887486"/>
    <w:rsid w:val="00891832"/>
    <w:rsid w:val="008A3BFF"/>
    <w:rsid w:val="008A6F4C"/>
    <w:rsid w:val="008B088F"/>
    <w:rsid w:val="008C019E"/>
    <w:rsid w:val="008C022C"/>
    <w:rsid w:val="008C479A"/>
    <w:rsid w:val="008D067D"/>
    <w:rsid w:val="008D21DF"/>
    <w:rsid w:val="008D298D"/>
    <w:rsid w:val="008D3A18"/>
    <w:rsid w:val="008E1D14"/>
    <w:rsid w:val="008F7757"/>
    <w:rsid w:val="00907F6F"/>
    <w:rsid w:val="009314B8"/>
    <w:rsid w:val="009403D8"/>
    <w:rsid w:val="00946E05"/>
    <w:rsid w:val="009478E1"/>
    <w:rsid w:val="00953623"/>
    <w:rsid w:val="009557C9"/>
    <w:rsid w:val="00955D8A"/>
    <w:rsid w:val="0096195B"/>
    <w:rsid w:val="00962475"/>
    <w:rsid w:val="00966633"/>
    <w:rsid w:val="00967524"/>
    <w:rsid w:val="00967C8E"/>
    <w:rsid w:val="00970791"/>
    <w:rsid w:val="00970AB4"/>
    <w:rsid w:val="00970B4B"/>
    <w:rsid w:val="00971995"/>
    <w:rsid w:val="0097689F"/>
    <w:rsid w:val="009838B0"/>
    <w:rsid w:val="00985953"/>
    <w:rsid w:val="00987351"/>
    <w:rsid w:val="00992A08"/>
    <w:rsid w:val="00994C98"/>
    <w:rsid w:val="009B2C81"/>
    <w:rsid w:val="009B2DC7"/>
    <w:rsid w:val="009B6BE9"/>
    <w:rsid w:val="009C074D"/>
    <w:rsid w:val="009D0846"/>
    <w:rsid w:val="009D7462"/>
    <w:rsid w:val="009E3039"/>
    <w:rsid w:val="009E32C1"/>
    <w:rsid w:val="009F36B9"/>
    <w:rsid w:val="00A00ED1"/>
    <w:rsid w:val="00A034BA"/>
    <w:rsid w:val="00A05A00"/>
    <w:rsid w:val="00A10396"/>
    <w:rsid w:val="00A12871"/>
    <w:rsid w:val="00A2124C"/>
    <w:rsid w:val="00A3623B"/>
    <w:rsid w:val="00A40354"/>
    <w:rsid w:val="00A41285"/>
    <w:rsid w:val="00A53E34"/>
    <w:rsid w:val="00A56290"/>
    <w:rsid w:val="00A64148"/>
    <w:rsid w:val="00A83F06"/>
    <w:rsid w:val="00A91D4D"/>
    <w:rsid w:val="00AB1B41"/>
    <w:rsid w:val="00AB5727"/>
    <w:rsid w:val="00AB705B"/>
    <w:rsid w:val="00AB749A"/>
    <w:rsid w:val="00AC0FAA"/>
    <w:rsid w:val="00AC6824"/>
    <w:rsid w:val="00AD7EB3"/>
    <w:rsid w:val="00AE09F1"/>
    <w:rsid w:val="00AE33F6"/>
    <w:rsid w:val="00B004F1"/>
    <w:rsid w:val="00B02D63"/>
    <w:rsid w:val="00B132D4"/>
    <w:rsid w:val="00B179E1"/>
    <w:rsid w:val="00B17D9C"/>
    <w:rsid w:val="00B26D28"/>
    <w:rsid w:val="00B26D68"/>
    <w:rsid w:val="00B30868"/>
    <w:rsid w:val="00B3105E"/>
    <w:rsid w:val="00B42545"/>
    <w:rsid w:val="00B44A0F"/>
    <w:rsid w:val="00B62980"/>
    <w:rsid w:val="00B67344"/>
    <w:rsid w:val="00B721FE"/>
    <w:rsid w:val="00B77FE4"/>
    <w:rsid w:val="00B81A5A"/>
    <w:rsid w:val="00B87726"/>
    <w:rsid w:val="00B9290F"/>
    <w:rsid w:val="00BA5FB7"/>
    <w:rsid w:val="00BA5FD9"/>
    <w:rsid w:val="00BA6D62"/>
    <w:rsid w:val="00BB14B8"/>
    <w:rsid w:val="00BB339E"/>
    <w:rsid w:val="00BB3E53"/>
    <w:rsid w:val="00BB5A10"/>
    <w:rsid w:val="00BB797D"/>
    <w:rsid w:val="00BD2EB7"/>
    <w:rsid w:val="00BD5D8B"/>
    <w:rsid w:val="00BD7721"/>
    <w:rsid w:val="00BE1468"/>
    <w:rsid w:val="00BE265D"/>
    <w:rsid w:val="00BE3248"/>
    <w:rsid w:val="00BF1847"/>
    <w:rsid w:val="00BF3757"/>
    <w:rsid w:val="00BF4A22"/>
    <w:rsid w:val="00BF724D"/>
    <w:rsid w:val="00C0606F"/>
    <w:rsid w:val="00C101E1"/>
    <w:rsid w:val="00C129E6"/>
    <w:rsid w:val="00C2042A"/>
    <w:rsid w:val="00C2249E"/>
    <w:rsid w:val="00C402A6"/>
    <w:rsid w:val="00C55D7F"/>
    <w:rsid w:val="00C62799"/>
    <w:rsid w:val="00C70195"/>
    <w:rsid w:val="00C716BB"/>
    <w:rsid w:val="00C74F85"/>
    <w:rsid w:val="00C76ED8"/>
    <w:rsid w:val="00C7779F"/>
    <w:rsid w:val="00C86467"/>
    <w:rsid w:val="00C90313"/>
    <w:rsid w:val="00C9558E"/>
    <w:rsid w:val="00C964F5"/>
    <w:rsid w:val="00CA43D5"/>
    <w:rsid w:val="00CC766B"/>
    <w:rsid w:val="00CD08B4"/>
    <w:rsid w:val="00CD709B"/>
    <w:rsid w:val="00CE35EB"/>
    <w:rsid w:val="00CF01B5"/>
    <w:rsid w:val="00CF5234"/>
    <w:rsid w:val="00CF6BC1"/>
    <w:rsid w:val="00CF765A"/>
    <w:rsid w:val="00D127BC"/>
    <w:rsid w:val="00D17DAF"/>
    <w:rsid w:val="00D27AE0"/>
    <w:rsid w:val="00D31F15"/>
    <w:rsid w:val="00D5726A"/>
    <w:rsid w:val="00D63E7C"/>
    <w:rsid w:val="00D7578D"/>
    <w:rsid w:val="00D766E2"/>
    <w:rsid w:val="00D7690C"/>
    <w:rsid w:val="00D81918"/>
    <w:rsid w:val="00D853B6"/>
    <w:rsid w:val="00D85708"/>
    <w:rsid w:val="00D87D11"/>
    <w:rsid w:val="00D95618"/>
    <w:rsid w:val="00DA2AFA"/>
    <w:rsid w:val="00DB1F10"/>
    <w:rsid w:val="00DB63F5"/>
    <w:rsid w:val="00DB6F01"/>
    <w:rsid w:val="00DC4563"/>
    <w:rsid w:val="00DD1BDF"/>
    <w:rsid w:val="00DD3322"/>
    <w:rsid w:val="00DD52DF"/>
    <w:rsid w:val="00DE5C92"/>
    <w:rsid w:val="00DE7BD9"/>
    <w:rsid w:val="00DF2677"/>
    <w:rsid w:val="00DF280E"/>
    <w:rsid w:val="00DF2A89"/>
    <w:rsid w:val="00E156E0"/>
    <w:rsid w:val="00E16E95"/>
    <w:rsid w:val="00E17116"/>
    <w:rsid w:val="00E3290F"/>
    <w:rsid w:val="00E366EC"/>
    <w:rsid w:val="00E37CDA"/>
    <w:rsid w:val="00E43489"/>
    <w:rsid w:val="00E449BA"/>
    <w:rsid w:val="00E514D9"/>
    <w:rsid w:val="00E51978"/>
    <w:rsid w:val="00E52E5B"/>
    <w:rsid w:val="00E57FBF"/>
    <w:rsid w:val="00E613D7"/>
    <w:rsid w:val="00E63081"/>
    <w:rsid w:val="00E65561"/>
    <w:rsid w:val="00E71997"/>
    <w:rsid w:val="00E826B5"/>
    <w:rsid w:val="00EA3F61"/>
    <w:rsid w:val="00EC2942"/>
    <w:rsid w:val="00EC2B88"/>
    <w:rsid w:val="00EC52F1"/>
    <w:rsid w:val="00EC66D8"/>
    <w:rsid w:val="00ED021C"/>
    <w:rsid w:val="00EE1C51"/>
    <w:rsid w:val="00EE616E"/>
    <w:rsid w:val="00F02213"/>
    <w:rsid w:val="00F03953"/>
    <w:rsid w:val="00F128BF"/>
    <w:rsid w:val="00F201C6"/>
    <w:rsid w:val="00F274CB"/>
    <w:rsid w:val="00F27510"/>
    <w:rsid w:val="00F44D60"/>
    <w:rsid w:val="00F47BB0"/>
    <w:rsid w:val="00F55072"/>
    <w:rsid w:val="00F55CC0"/>
    <w:rsid w:val="00F56C45"/>
    <w:rsid w:val="00F57777"/>
    <w:rsid w:val="00F60362"/>
    <w:rsid w:val="00F778A5"/>
    <w:rsid w:val="00F83619"/>
    <w:rsid w:val="00F84BC6"/>
    <w:rsid w:val="00F85D0D"/>
    <w:rsid w:val="00F85EB8"/>
    <w:rsid w:val="00F87897"/>
    <w:rsid w:val="00F96634"/>
    <w:rsid w:val="00FA0D42"/>
    <w:rsid w:val="00FA730A"/>
    <w:rsid w:val="00FA7FBE"/>
    <w:rsid w:val="00FC0012"/>
    <w:rsid w:val="00FC056F"/>
    <w:rsid w:val="00FD38B4"/>
    <w:rsid w:val="00FD65CC"/>
    <w:rsid w:val="00FD71A9"/>
    <w:rsid w:val="00FE68CB"/>
    <w:rsid w:val="00FF22E0"/>
    <w:rsid w:val="00FF2935"/>
    <w:rsid w:val="00FF2ECB"/>
    <w:rsid w:val="00FF6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EFA72E"/>
  <w15:docId w15:val="{66A92387-38D9-49B4-A4F5-918F506DE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651DE2"/>
    <w:pPr>
      <w:suppressAutoHyphens/>
      <w:spacing w:after="280"/>
      <w:jc w:val="both"/>
    </w:pPr>
    <w:rPr>
      <w:sz w:val="24"/>
      <w:szCs w:val="24"/>
      <w:lang w:eastAsia="ar-SA"/>
    </w:rPr>
  </w:style>
  <w:style w:type="paragraph" w:styleId="1">
    <w:name w:val="heading 1"/>
    <w:aliases w:val="Glava,no level,no enumerate,Utrace_Заголовок 1,wcp_Heading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aliases w:val="Utrace_Заголовок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aliases w:val="Заголовок 3 Знак1 Знак Знак,Заголовок 31,Заголовок 3 Знак1 Знак1,Заголовок 3 Знак1,Знак Знак1,Заголовок 3 Знак1 Знак Знак Знак,Заголовок 31 Знак,Заголовок 3 Знак1 Знак1 Знак,Заголовок 3 Знак1 Знак,Заголовок 3 Знак Знак Знак"/>
    <w:basedOn w:val="a"/>
    <w:next w:val="a"/>
    <w:link w:val="30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aliases w:val="Заголовок 3 Знак1 Знак Знак Знак1,Заголовок 31 Знак1,Заголовок 3 Знак1 Знак1 Знак1,Заголовок 3 Знак1 Знак2,Знак Знак1 Знак,Заголовок 3 Знак1 Знак Знак Знак Знак,Заголовок 31 Знак Знак,Заголовок 3 Знак1 Знак1 Знак Знак"/>
    <w:link w:val="3"/>
    <w:rsid w:val="00F96634"/>
    <w:rPr>
      <w:b/>
      <w:sz w:val="28"/>
      <w:szCs w:val="28"/>
    </w:r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9">
    <w:name w:val="4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8">
    <w:name w:val="4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7">
    <w:name w:val="4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6">
    <w:name w:val="46"/>
    <w:basedOn w:val="TableNormal"/>
    <w:tblPr>
      <w:tblStyleRowBandSize w:val="1"/>
      <w:tblStyleColBandSize w:val="1"/>
      <w:tblCellMar>
        <w:top w:w="57" w:type="dxa"/>
        <w:left w:w="85" w:type="dxa"/>
        <w:bottom w:w="142" w:type="dxa"/>
        <w:right w:w="85" w:type="dxa"/>
      </w:tblCellMar>
    </w:tblPr>
  </w:style>
  <w:style w:type="table" w:customStyle="1" w:styleId="45">
    <w:name w:val="4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4">
    <w:name w:val="4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3">
    <w:name w:val="4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2">
    <w:name w:val="4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1">
    <w:name w:val="4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0">
    <w:name w:val="4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9">
    <w:name w:val="3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8">
    <w:name w:val="3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7">
    <w:name w:val="3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6">
    <w:name w:val="3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5">
    <w:name w:val="3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4">
    <w:name w:val="3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3">
    <w:name w:val="3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2">
    <w:name w:val="3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1">
    <w:name w:val="3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00">
    <w:name w:val="3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9">
    <w:name w:val="2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8">
    <w:name w:val="2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7">
    <w:name w:val="2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6">
    <w:name w:val="2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5">
    <w:name w:val="2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4">
    <w:name w:val="2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3">
    <w:name w:val="2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2">
    <w:name w:val="2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1">
    <w:name w:val="2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0">
    <w:name w:val="2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9">
    <w:name w:val="1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8">
    <w:name w:val="1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7">
    <w:name w:val="1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6">
    <w:name w:val="1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5">
    <w:name w:val="1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4">
    <w:name w:val="1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3">
    <w:name w:val="1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2">
    <w:name w:val="12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">
    <w:name w:val="1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">
    <w:name w:val="10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">
    <w:name w:val="9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">
    <w:name w:val="8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">
    <w:name w:val="7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0">
    <w:name w:val="5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a">
    <w:name w:val="4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a">
    <w:name w:val="3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a">
    <w:name w:val="2"/>
    <w:basedOn w:val="TableNormal"/>
    <w:tblPr>
      <w:tblStyleRowBandSize w:val="1"/>
      <w:tblStyleColBandSize w:val="1"/>
      <w:tblCellMar>
        <w:top w:w="28" w:type="dxa"/>
        <w:left w:w="108" w:type="dxa"/>
        <w:bottom w:w="28" w:type="dxa"/>
        <w:right w:w="108" w:type="dxa"/>
      </w:tblCellMar>
    </w:tblPr>
  </w:style>
  <w:style w:type="table" w:customStyle="1" w:styleId="1a">
    <w:name w:val="1"/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5">
    <w:name w:val="annotation text"/>
    <w:basedOn w:val="a"/>
    <w:link w:val="a6"/>
    <w:uiPriority w:val="99"/>
    <w:unhideWhenUsed/>
  </w:style>
  <w:style w:type="character" w:customStyle="1" w:styleId="a6">
    <w:name w:val="Текст примечания Знак"/>
    <w:basedOn w:val="a0"/>
    <w:link w:val="a5"/>
    <w:uiPriority w:val="99"/>
  </w:style>
  <w:style w:type="character" w:styleId="a7">
    <w:name w:val="annotation reference"/>
    <w:basedOn w:val="a0"/>
    <w:uiPriority w:val="99"/>
    <w:unhideWhenUsed/>
    <w:qFormat/>
    <w:rPr>
      <w:sz w:val="16"/>
      <w:szCs w:val="16"/>
    </w:rPr>
  </w:style>
  <w:style w:type="paragraph" w:styleId="a8">
    <w:name w:val="Balloon Text"/>
    <w:basedOn w:val="a"/>
    <w:link w:val="a9"/>
    <w:uiPriority w:val="99"/>
    <w:semiHidden/>
    <w:unhideWhenUsed/>
    <w:rsid w:val="00CF5234"/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CF5234"/>
    <w:rPr>
      <w:rFonts w:ascii="Tahoma" w:hAnsi="Tahoma" w:cs="Tahoma"/>
      <w:sz w:val="16"/>
      <w:szCs w:val="16"/>
    </w:rPr>
  </w:style>
  <w:style w:type="paragraph" w:styleId="1b">
    <w:name w:val="toc 1"/>
    <w:basedOn w:val="a"/>
    <w:next w:val="a"/>
    <w:autoRedefine/>
    <w:uiPriority w:val="39"/>
    <w:unhideWhenUsed/>
    <w:rsid w:val="00F96634"/>
    <w:pPr>
      <w:spacing w:after="100"/>
    </w:pPr>
  </w:style>
  <w:style w:type="character" w:styleId="aa">
    <w:name w:val="Hyperlink"/>
    <w:basedOn w:val="a0"/>
    <w:uiPriority w:val="99"/>
    <w:unhideWhenUsed/>
    <w:rsid w:val="00F96634"/>
    <w:rPr>
      <w:color w:val="0000FF" w:themeColor="hyperlink"/>
      <w:u w:val="single"/>
    </w:rPr>
  </w:style>
  <w:style w:type="paragraph" w:styleId="2b">
    <w:name w:val="toc 2"/>
    <w:basedOn w:val="a"/>
    <w:next w:val="a"/>
    <w:autoRedefine/>
    <w:uiPriority w:val="39"/>
    <w:unhideWhenUsed/>
    <w:rsid w:val="00124DD6"/>
    <w:pPr>
      <w:spacing w:after="100"/>
      <w:ind w:left="200"/>
    </w:pPr>
  </w:style>
  <w:style w:type="paragraph" w:styleId="3b">
    <w:name w:val="toc 3"/>
    <w:basedOn w:val="a"/>
    <w:next w:val="a"/>
    <w:autoRedefine/>
    <w:uiPriority w:val="39"/>
    <w:unhideWhenUsed/>
    <w:rsid w:val="00124DD6"/>
    <w:pPr>
      <w:spacing w:after="100"/>
      <w:ind w:left="400"/>
    </w:pPr>
  </w:style>
  <w:style w:type="paragraph" w:styleId="4b">
    <w:name w:val="toc 4"/>
    <w:basedOn w:val="a"/>
    <w:next w:val="a"/>
    <w:autoRedefine/>
    <w:uiPriority w:val="39"/>
    <w:unhideWhenUsed/>
    <w:rsid w:val="00124DD6"/>
    <w:pPr>
      <w:spacing w:after="100"/>
      <w:ind w:left="600"/>
    </w:pPr>
  </w:style>
  <w:style w:type="paragraph" w:styleId="ab">
    <w:name w:val="annotation subject"/>
    <w:basedOn w:val="a5"/>
    <w:next w:val="a5"/>
    <w:link w:val="ac"/>
    <w:uiPriority w:val="99"/>
    <w:semiHidden/>
    <w:unhideWhenUsed/>
    <w:rsid w:val="003128DB"/>
    <w:rPr>
      <w:b/>
      <w:bCs/>
    </w:rPr>
  </w:style>
  <w:style w:type="character" w:customStyle="1" w:styleId="ac">
    <w:name w:val="Тема примечания Знак"/>
    <w:basedOn w:val="a6"/>
    <w:link w:val="ab"/>
    <w:uiPriority w:val="99"/>
    <w:semiHidden/>
    <w:rsid w:val="003128DB"/>
    <w:rPr>
      <w:b/>
      <w:bCs/>
    </w:rPr>
  </w:style>
  <w:style w:type="paragraph" w:styleId="ad">
    <w:name w:val="header"/>
    <w:basedOn w:val="a"/>
    <w:link w:val="ae"/>
    <w:uiPriority w:val="99"/>
    <w:unhideWhenUsed/>
    <w:rsid w:val="00E16E95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basedOn w:val="a0"/>
    <w:link w:val="ad"/>
    <w:uiPriority w:val="99"/>
    <w:rsid w:val="00E16E95"/>
  </w:style>
  <w:style w:type="paragraph" w:styleId="af">
    <w:name w:val="footer"/>
    <w:basedOn w:val="a"/>
    <w:link w:val="af0"/>
    <w:uiPriority w:val="99"/>
    <w:unhideWhenUsed/>
    <w:rsid w:val="00E16E95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E16E95"/>
  </w:style>
  <w:style w:type="paragraph" w:styleId="af1">
    <w:name w:val="List Paragraph"/>
    <w:aliases w:val="ТЧ Список"/>
    <w:basedOn w:val="a"/>
    <w:link w:val="af2"/>
    <w:uiPriority w:val="34"/>
    <w:qFormat/>
    <w:rsid w:val="00716F1D"/>
    <w:pPr>
      <w:ind w:left="720"/>
      <w:contextualSpacing/>
    </w:pPr>
  </w:style>
  <w:style w:type="character" w:customStyle="1" w:styleId="af2">
    <w:name w:val="Абзац списка Знак"/>
    <w:aliases w:val="ТЧ Список Знак"/>
    <w:basedOn w:val="a0"/>
    <w:link w:val="af1"/>
    <w:uiPriority w:val="34"/>
    <w:locked/>
    <w:rsid w:val="004D0F5C"/>
  </w:style>
  <w:style w:type="character" w:styleId="af3">
    <w:name w:val="Emphasis"/>
    <w:qFormat/>
    <w:rsid w:val="005D3548"/>
    <w:rPr>
      <w:i/>
      <w:iCs/>
    </w:rPr>
  </w:style>
  <w:style w:type="paragraph" w:customStyle="1" w:styleId="1c">
    <w:name w:val="Текст примечания1"/>
    <w:basedOn w:val="a"/>
    <w:rsid w:val="005D3548"/>
    <w:rPr>
      <w:rFonts w:eastAsia="Calibri"/>
    </w:rPr>
  </w:style>
  <w:style w:type="paragraph" w:styleId="af4">
    <w:name w:val="Revision"/>
    <w:hidden/>
    <w:uiPriority w:val="99"/>
    <w:semiHidden/>
    <w:rsid w:val="00BA5FD9"/>
  </w:style>
  <w:style w:type="paragraph" w:customStyle="1" w:styleId="af5">
    <w:name w:val="Курьер фиксированный"/>
    <w:basedOn w:val="a"/>
    <w:rsid w:val="00970791"/>
    <w:pPr>
      <w:spacing w:after="0"/>
      <w:jc w:val="left"/>
    </w:pPr>
    <w:rPr>
      <w:rFonts w:ascii="Courier" w:hAnsi="Courier"/>
      <w:sz w:val="22"/>
      <w:szCs w:val="20"/>
      <w:lang w:val="en-US" w:eastAsia="ru-RU"/>
    </w:rPr>
  </w:style>
  <w:style w:type="character" w:styleId="af6">
    <w:name w:val="FollowedHyperlink"/>
    <w:basedOn w:val="a0"/>
    <w:uiPriority w:val="99"/>
    <w:semiHidden/>
    <w:unhideWhenUsed/>
    <w:rsid w:val="00D85708"/>
    <w:rPr>
      <w:color w:val="800080" w:themeColor="followedHyperlink"/>
      <w:u w:val="single"/>
    </w:rPr>
  </w:style>
  <w:style w:type="paragraph" w:customStyle="1" w:styleId="2c">
    <w:name w:val="Текст примечания2"/>
    <w:basedOn w:val="a"/>
    <w:rsid w:val="00DF2677"/>
    <w:rPr>
      <w:sz w:val="20"/>
      <w:szCs w:val="20"/>
      <w:lang w:eastAsia="zh-CN"/>
    </w:rPr>
  </w:style>
  <w:style w:type="paragraph" w:customStyle="1" w:styleId="2d">
    <w:name w:val="Название объекта2"/>
    <w:basedOn w:val="a"/>
    <w:next w:val="a"/>
    <w:rsid w:val="00022FD6"/>
    <w:pPr>
      <w:keepNext/>
      <w:suppressAutoHyphens w:val="0"/>
      <w:spacing w:before="120"/>
      <w:jc w:val="center"/>
    </w:pPr>
    <w:rPr>
      <w:rFonts w:ascii="Arial" w:hAnsi="Arial" w:cs="Arial"/>
      <w:b/>
      <w:bCs/>
      <w:sz w:val="22"/>
      <w:szCs w:val="20"/>
      <w:lang w:eastAsia="zh-CN"/>
    </w:rPr>
  </w:style>
  <w:style w:type="paragraph" w:customStyle="1" w:styleId="UtraceImages">
    <w:name w:val="Utrace_Images"/>
    <w:basedOn w:val="a"/>
    <w:rsid w:val="005F0735"/>
    <w:pPr>
      <w:widowControl w:val="0"/>
      <w:numPr>
        <w:numId w:val="8"/>
      </w:numPr>
      <w:spacing w:before="200" w:after="120"/>
      <w:jc w:val="center"/>
    </w:pPr>
    <w:rPr>
      <w:rFonts w:cs="Arial"/>
      <w:i/>
      <w:iCs/>
      <w:lang w:eastAsia="ru-RU"/>
    </w:rPr>
  </w:style>
  <w:style w:type="paragraph" w:customStyle="1" w:styleId="Tableeng">
    <w:name w:val="Table eng"/>
    <w:basedOn w:val="a"/>
    <w:next w:val="a"/>
    <w:rsid w:val="005F0735"/>
    <w:pPr>
      <w:keepNext/>
      <w:numPr>
        <w:numId w:val="10"/>
      </w:numPr>
      <w:spacing w:after="0" w:line="256" w:lineRule="auto"/>
      <w:jc w:val="right"/>
    </w:pPr>
    <w:rPr>
      <w:rFonts w:cs="Calibri"/>
      <w:i/>
      <w:iCs/>
      <w:lang w:val="en-US" w:eastAsia="zh-CN"/>
    </w:rPr>
  </w:style>
  <w:style w:type="paragraph" w:styleId="51">
    <w:name w:val="toc 5"/>
    <w:basedOn w:val="a"/>
    <w:next w:val="a"/>
    <w:autoRedefine/>
    <w:uiPriority w:val="39"/>
    <w:unhideWhenUsed/>
    <w:rsid w:val="009B2DC7"/>
    <w:pPr>
      <w:spacing w:after="100"/>
      <w:ind w:left="960"/>
    </w:pPr>
  </w:style>
  <w:style w:type="paragraph" w:styleId="61">
    <w:name w:val="toc 6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70">
    <w:name w:val="toc 7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80">
    <w:name w:val="toc 8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styleId="90">
    <w:name w:val="toc 9"/>
    <w:basedOn w:val="a"/>
    <w:next w:val="a"/>
    <w:autoRedefine/>
    <w:uiPriority w:val="39"/>
    <w:unhideWhenUsed/>
    <w:rsid w:val="00B81A5A"/>
    <w:pPr>
      <w:suppressAutoHyphens w:val="0"/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styleId="af7">
    <w:name w:val="Unresolved Mention"/>
    <w:basedOn w:val="a0"/>
    <w:uiPriority w:val="99"/>
    <w:semiHidden/>
    <w:unhideWhenUsed/>
    <w:rsid w:val="00B81A5A"/>
    <w:rPr>
      <w:color w:val="605E5C"/>
      <w:shd w:val="clear" w:color="auto" w:fill="E1DFDD"/>
    </w:rPr>
  </w:style>
  <w:style w:type="paragraph" w:styleId="3c">
    <w:name w:val="Body Text Indent 3"/>
    <w:basedOn w:val="a"/>
    <w:link w:val="3d"/>
    <w:rsid w:val="00C2249E"/>
    <w:pPr>
      <w:suppressAutoHyphens w:val="0"/>
      <w:spacing w:after="120" w:afterAutospacing="1"/>
      <w:ind w:left="283"/>
    </w:pPr>
    <w:rPr>
      <w:sz w:val="16"/>
      <w:szCs w:val="16"/>
      <w:lang w:eastAsia="ru-RU"/>
    </w:rPr>
  </w:style>
  <w:style w:type="character" w:customStyle="1" w:styleId="3d">
    <w:name w:val="Основной текст с отступом 3 Знак"/>
    <w:basedOn w:val="a0"/>
    <w:link w:val="3c"/>
    <w:rsid w:val="00C2249E"/>
    <w:rPr>
      <w:sz w:val="16"/>
      <w:szCs w:val="16"/>
    </w:rPr>
  </w:style>
  <w:style w:type="paragraph" w:customStyle="1" w:styleId="para">
    <w:name w:val="_para"/>
    <w:basedOn w:val="a"/>
    <w:link w:val="para1"/>
    <w:rsid w:val="00C2249E"/>
    <w:pPr>
      <w:tabs>
        <w:tab w:val="left" w:pos="0"/>
      </w:tabs>
      <w:suppressAutoHyphens w:val="0"/>
      <w:spacing w:before="120" w:after="120"/>
      <w:ind w:left="720"/>
    </w:pPr>
    <w:rPr>
      <w:lang w:eastAsia="ru-RU"/>
    </w:rPr>
  </w:style>
  <w:style w:type="character" w:customStyle="1" w:styleId="para1">
    <w:name w:val="_para Знак1"/>
    <w:link w:val="para"/>
    <w:rsid w:val="00C2249E"/>
    <w:rPr>
      <w:sz w:val="24"/>
      <w:szCs w:val="24"/>
    </w:rPr>
  </w:style>
  <w:style w:type="paragraph" w:customStyle="1" w:styleId="1d">
    <w:name w:val="Название объекта1"/>
    <w:basedOn w:val="a"/>
    <w:next w:val="a"/>
    <w:rsid w:val="007D0458"/>
    <w:pPr>
      <w:keepNext/>
      <w:spacing w:before="120" w:after="120"/>
      <w:jc w:val="center"/>
    </w:pPr>
    <w:rPr>
      <w:rFonts w:ascii="Arial" w:hAnsi="Arial" w:cs="Arial"/>
      <w:b/>
      <w:bCs/>
      <w:sz w:val="22"/>
      <w:szCs w:val="20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3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8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79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4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9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image" Target="cid:part1.TR0ZSrCs.sf6coGV0@solvo.ru" TargetMode="Externa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image" Target="media/image2.png"/><Relationship Id="rId2" Type="http://schemas.openxmlformats.org/officeDocument/2006/relationships/customXml" Target="../customXml/item2.xml"/><Relationship Id="rId16" Type="http://schemas.microsoft.com/office/2016/09/relationships/commentsIds" Target="commentsIds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microsoft.com/office/2011/relationships/commentsExtended" Target="commentsExtended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76B1FC5257D7419D25245550681351" ma:contentTypeVersion="5" ma:contentTypeDescription="Create a new document." ma:contentTypeScope="" ma:versionID="7e8bf89626c7862651d8f7060869d986">
  <xsd:schema xmlns:xsd="http://www.w3.org/2001/XMLSchema" xmlns:xs="http://www.w3.org/2001/XMLSchema" xmlns:p="http://schemas.microsoft.com/office/2006/metadata/properties" xmlns:ns3="f6631bda-2758-4ee3-9d80-0f284c89b7d7" targetNamespace="http://schemas.microsoft.com/office/2006/metadata/properties" ma:root="true" ma:fieldsID="3bd54f9f71fcc52b8a05fa5d1c16095c" ns3:_="">
    <xsd:import namespace="f6631bda-2758-4ee3-9d80-0f284c89b7d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6631bda-2758-4ee3-9d80-0f284c89b7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FB593A-3C95-4EEA-9BB3-8D200976C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6631bda-2758-4ee3-9d80-0f284c89b7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B3D6DD8-6741-41C2-9703-9648AF9C18D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E4C8733-7795-4F74-B94D-5A50D268D10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29DA917-232A-4282-81FD-439CFC236E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60</Pages>
  <Words>10428</Words>
  <Characters>59442</Characters>
  <Application>Microsoft Office Word</Application>
  <DocSecurity>0</DocSecurity>
  <Lines>495</Lines>
  <Paragraphs>139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Солво</Company>
  <LinksUpToDate>false</LinksUpToDate>
  <CharactersWithSpaces>69731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Evgeny</dc:creator>
  <cp:keywords/>
  <dc:description/>
  <cp:lastModifiedBy>DMITRY Lapushkov</cp:lastModifiedBy>
  <cp:revision>2</cp:revision>
  <cp:lastPrinted>2018-12-29T07:55:00Z</cp:lastPrinted>
  <dcterms:created xsi:type="dcterms:W3CDTF">2026-03-09T08:16:00Z</dcterms:created>
  <dcterms:modified xsi:type="dcterms:W3CDTF">2026-03-09T08:16:00Z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0x010100A776B1FC5257D7419D25245550681351</vt:lpwstr>
  </property>
</Properties>
</file>